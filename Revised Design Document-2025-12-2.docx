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7FFA" w14:textId="2B9941D9" w:rsidR="00C64563" w:rsidRDefault="00C64563" w:rsidP="00323BA4">
      <w:pPr>
        <w:pStyle w:val="Title"/>
        <w:jc w:val="center"/>
        <w:rPr>
          <w:rFonts w:ascii="Times New Roman" w:hAnsi="Times New Roman" w:cs="Times New Roman"/>
          <w:b/>
          <w:bCs/>
          <w:sz w:val="32"/>
          <w:szCs w:val="32"/>
        </w:rPr>
      </w:pPr>
      <w:r>
        <w:rPr>
          <w:rFonts w:ascii="Times New Roman" w:hAnsi="Times New Roman" w:cs="Times New Roman"/>
          <w:b/>
          <w:bCs/>
          <w:sz w:val="32"/>
          <w:szCs w:val="32"/>
        </w:rPr>
        <w:t>Prototype RWIS Alert System Design</w:t>
      </w:r>
    </w:p>
    <w:p w14:paraId="112F7D7A" w14:textId="77777777" w:rsidR="00323BA4" w:rsidRDefault="00323BA4" w:rsidP="00323BA4"/>
    <w:p w14:paraId="5FDBF0CC" w14:textId="77777777" w:rsidR="00323BA4" w:rsidRPr="00323BA4" w:rsidRDefault="00323BA4" w:rsidP="00323BA4"/>
    <w:p w14:paraId="0140F3CF" w14:textId="77777777" w:rsidR="00C64563" w:rsidRDefault="00C64563" w:rsidP="00C64563">
      <w:pPr>
        <w:rPr>
          <w:rFonts w:ascii="Times New Roman" w:hAnsi="Times New Roman" w:cs="Times New Roman"/>
        </w:rPr>
      </w:pPr>
    </w:p>
    <w:p w14:paraId="35620EA4" w14:textId="64A03E8D" w:rsidR="00C64563" w:rsidRDefault="00C64563" w:rsidP="00C64563">
      <w:pPr>
        <w:jc w:val="center"/>
        <w:rPr>
          <w:rFonts w:ascii="Times New Roman" w:hAnsi="Times New Roman" w:cs="Times New Roman"/>
        </w:rPr>
      </w:pPr>
      <w:r>
        <w:rPr>
          <w:rFonts w:ascii="Times New Roman" w:hAnsi="Times New Roman" w:cs="Times New Roman"/>
        </w:rPr>
        <w:t>Hayden Pride, Nic</w:t>
      </w:r>
      <w:r w:rsidR="00A738B0">
        <w:rPr>
          <w:rFonts w:ascii="Times New Roman" w:hAnsi="Times New Roman" w:cs="Times New Roman"/>
        </w:rPr>
        <w:t>holas</w:t>
      </w:r>
      <w:r>
        <w:rPr>
          <w:rFonts w:ascii="Times New Roman" w:hAnsi="Times New Roman" w:cs="Times New Roman"/>
        </w:rPr>
        <w:t xml:space="preserve"> Steilman, and Quinn Cox</w:t>
      </w:r>
    </w:p>
    <w:p w14:paraId="1764C4C4" w14:textId="09E415FE" w:rsidR="00A738B0" w:rsidRDefault="00A738B0" w:rsidP="00C64563">
      <w:pPr>
        <w:jc w:val="center"/>
        <w:rPr>
          <w:rFonts w:ascii="Times New Roman" w:hAnsi="Times New Roman" w:cs="Times New Roman"/>
        </w:rPr>
      </w:pPr>
      <w:r>
        <w:rPr>
          <w:rFonts w:ascii="Times New Roman" w:hAnsi="Times New Roman" w:cs="Times New Roman"/>
        </w:rPr>
        <w:t>Software Engineering Students</w:t>
      </w:r>
    </w:p>
    <w:p w14:paraId="5A247445" w14:textId="559D2F91" w:rsidR="00A738B0" w:rsidRDefault="00A738B0" w:rsidP="00C64563">
      <w:pPr>
        <w:jc w:val="center"/>
        <w:rPr>
          <w:rFonts w:ascii="Times New Roman" w:hAnsi="Times New Roman" w:cs="Times New Roman"/>
        </w:rPr>
      </w:pPr>
      <w:r>
        <w:rPr>
          <w:rFonts w:ascii="Times New Roman" w:hAnsi="Times New Roman" w:cs="Times New Roman"/>
        </w:rPr>
        <w:t>Computer Science Department</w:t>
      </w:r>
    </w:p>
    <w:p w14:paraId="6FB3AE61" w14:textId="398A464D" w:rsidR="00A738B0" w:rsidRDefault="00A738B0" w:rsidP="00C64563">
      <w:pPr>
        <w:jc w:val="center"/>
        <w:rPr>
          <w:rFonts w:ascii="Times New Roman" w:hAnsi="Times New Roman" w:cs="Times New Roman"/>
        </w:rPr>
      </w:pPr>
      <w:r>
        <w:rPr>
          <w:rFonts w:ascii="Times New Roman" w:hAnsi="Times New Roman" w:cs="Times New Roman"/>
        </w:rPr>
        <w:t xml:space="preserve">Montana Technological </w:t>
      </w:r>
      <w:r w:rsidR="00F2664B">
        <w:rPr>
          <w:rFonts w:ascii="Times New Roman" w:hAnsi="Times New Roman" w:cs="Times New Roman"/>
        </w:rPr>
        <w:t>Institute</w:t>
      </w:r>
    </w:p>
    <w:p w14:paraId="1DD18C8D" w14:textId="77777777" w:rsidR="00F2664B" w:rsidRDefault="00F2664B" w:rsidP="00C64563">
      <w:pPr>
        <w:jc w:val="center"/>
        <w:rPr>
          <w:rFonts w:ascii="Times New Roman" w:hAnsi="Times New Roman" w:cs="Times New Roman"/>
        </w:rPr>
      </w:pPr>
    </w:p>
    <w:p w14:paraId="0D3E3E27" w14:textId="77777777" w:rsidR="00F2664B" w:rsidRDefault="00F2664B" w:rsidP="00C64563">
      <w:pPr>
        <w:jc w:val="center"/>
        <w:rPr>
          <w:rFonts w:ascii="Times New Roman" w:hAnsi="Times New Roman" w:cs="Times New Roman"/>
        </w:rPr>
      </w:pPr>
    </w:p>
    <w:p w14:paraId="292C7545" w14:textId="04A98C87" w:rsidR="00F2664B" w:rsidRDefault="00F2664B" w:rsidP="00F2664B">
      <w:pPr>
        <w:jc w:val="center"/>
        <w:rPr>
          <w:rFonts w:ascii="Times New Roman" w:hAnsi="Times New Roman" w:cs="Times New Roman"/>
        </w:rPr>
      </w:pPr>
      <w:r>
        <w:rPr>
          <w:rFonts w:ascii="Times New Roman" w:hAnsi="Times New Roman" w:cs="Times New Roman"/>
        </w:rPr>
        <w:t>Douglas Galarus</w:t>
      </w:r>
    </w:p>
    <w:p w14:paraId="220E8BB1" w14:textId="494C5C01" w:rsidR="00F2664B" w:rsidRDefault="00F2664B" w:rsidP="00F2664B">
      <w:pPr>
        <w:jc w:val="center"/>
        <w:rPr>
          <w:rFonts w:ascii="Times New Roman" w:hAnsi="Times New Roman" w:cs="Times New Roman"/>
        </w:rPr>
      </w:pPr>
      <w:r>
        <w:rPr>
          <w:rFonts w:ascii="Times New Roman" w:hAnsi="Times New Roman" w:cs="Times New Roman"/>
        </w:rPr>
        <w:t>Asso</w:t>
      </w:r>
      <w:r w:rsidR="00961C8A">
        <w:rPr>
          <w:rFonts w:ascii="Times New Roman" w:hAnsi="Times New Roman" w:cs="Times New Roman"/>
        </w:rPr>
        <w:t>ciate Professor, Computer Science Department</w:t>
      </w:r>
    </w:p>
    <w:p w14:paraId="6DB0B86E" w14:textId="7751764C" w:rsidR="00961C8A" w:rsidRDefault="00961C8A" w:rsidP="00F2664B">
      <w:pPr>
        <w:jc w:val="center"/>
        <w:rPr>
          <w:rFonts w:ascii="Times New Roman" w:hAnsi="Times New Roman" w:cs="Times New Roman"/>
        </w:rPr>
      </w:pPr>
      <w:r>
        <w:rPr>
          <w:rFonts w:ascii="Times New Roman" w:hAnsi="Times New Roman" w:cs="Times New Roman"/>
        </w:rPr>
        <w:t>Montana Technological Institute</w:t>
      </w:r>
    </w:p>
    <w:p w14:paraId="6AFC4647" w14:textId="77777777" w:rsidR="00961C8A" w:rsidRDefault="00961C8A" w:rsidP="00F2664B">
      <w:pPr>
        <w:jc w:val="center"/>
        <w:rPr>
          <w:rFonts w:ascii="Times New Roman" w:hAnsi="Times New Roman" w:cs="Times New Roman"/>
        </w:rPr>
      </w:pPr>
    </w:p>
    <w:p w14:paraId="6CF8E9C3" w14:textId="77777777" w:rsidR="00961C8A" w:rsidRDefault="00961C8A" w:rsidP="00F2664B">
      <w:pPr>
        <w:jc w:val="center"/>
        <w:rPr>
          <w:rFonts w:ascii="Times New Roman" w:hAnsi="Times New Roman" w:cs="Times New Roman"/>
        </w:rPr>
      </w:pPr>
    </w:p>
    <w:p w14:paraId="63D15179" w14:textId="77777777" w:rsidR="00961C8A" w:rsidRDefault="00961C8A" w:rsidP="00F2664B">
      <w:pPr>
        <w:jc w:val="center"/>
        <w:rPr>
          <w:rFonts w:ascii="Times New Roman" w:hAnsi="Times New Roman" w:cs="Times New Roman"/>
        </w:rPr>
      </w:pPr>
    </w:p>
    <w:p w14:paraId="64E7DA54" w14:textId="28FB2737" w:rsidR="00FA492F" w:rsidRDefault="00FA492F" w:rsidP="00F2664B">
      <w:pPr>
        <w:jc w:val="center"/>
        <w:rPr>
          <w:rFonts w:ascii="Times New Roman" w:hAnsi="Times New Roman" w:cs="Times New Roman"/>
        </w:rPr>
      </w:pPr>
      <w:r>
        <w:rPr>
          <w:rFonts w:ascii="Times New Roman" w:hAnsi="Times New Roman" w:cs="Times New Roman"/>
        </w:rPr>
        <w:t xml:space="preserve">A report prepared for the </w:t>
      </w:r>
    </w:p>
    <w:p w14:paraId="44730D04" w14:textId="77777777" w:rsidR="00FA492F" w:rsidRDefault="00FA492F" w:rsidP="00F2664B">
      <w:pPr>
        <w:jc w:val="center"/>
        <w:rPr>
          <w:rFonts w:ascii="Times New Roman" w:hAnsi="Times New Roman" w:cs="Times New Roman"/>
        </w:rPr>
      </w:pPr>
    </w:p>
    <w:p w14:paraId="4D26AB82" w14:textId="1540B956" w:rsidR="00FA492F" w:rsidRDefault="00FA492F" w:rsidP="00F2664B">
      <w:pPr>
        <w:jc w:val="center"/>
        <w:rPr>
          <w:rFonts w:ascii="Times New Roman" w:hAnsi="Times New Roman" w:cs="Times New Roman"/>
        </w:rPr>
      </w:pPr>
      <w:r>
        <w:rPr>
          <w:rFonts w:ascii="Times New Roman" w:hAnsi="Times New Roman" w:cs="Times New Roman"/>
        </w:rPr>
        <w:t>ESOF 486 – ESOF 487, Senior Design at Montana Tech</w:t>
      </w:r>
    </w:p>
    <w:p w14:paraId="40463632" w14:textId="77777777" w:rsidR="00FA492F" w:rsidRDefault="00FA492F" w:rsidP="00F2664B">
      <w:pPr>
        <w:jc w:val="center"/>
        <w:rPr>
          <w:rFonts w:ascii="Times New Roman" w:hAnsi="Times New Roman" w:cs="Times New Roman"/>
        </w:rPr>
      </w:pPr>
    </w:p>
    <w:p w14:paraId="0D121AF4" w14:textId="77777777" w:rsidR="00FA492F" w:rsidRDefault="00FA492F" w:rsidP="00F2664B">
      <w:pPr>
        <w:jc w:val="center"/>
        <w:rPr>
          <w:rFonts w:ascii="Times New Roman" w:hAnsi="Times New Roman" w:cs="Times New Roman"/>
        </w:rPr>
      </w:pPr>
    </w:p>
    <w:p w14:paraId="52DEE9EA" w14:textId="77777777" w:rsidR="00FA492F" w:rsidRDefault="00FA492F" w:rsidP="00F2664B">
      <w:pPr>
        <w:jc w:val="center"/>
        <w:rPr>
          <w:rFonts w:ascii="Times New Roman" w:hAnsi="Times New Roman" w:cs="Times New Roman"/>
        </w:rPr>
      </w:pPr>
    </w:p>
    <w:p w14:paraId="130D817D" w14:textId="673DD6A3" w:rsidR="00FA492F" w:rsidRDefault="00FA492F" w:rsidP="00F2664B">
      <w:pPr>
        <w:jc w:val="center"/>
        <w:rPr>
          <w:rFonts w:ascii="Times New Roman" w:hAnsi="Times New Roman" w:cs="Times New Roman"/>
        </w:rPr>
      </w:pPr>
      <w:r w:rsidRPr="0E2B2F41">
        <w:rPr>
          <w:rFonts w:ascii="Times New Roman" w:hAnsi="Times New Roman" w:cs="Times New Roman"/>
        </w:rPr>
        <w:t>(</w:t>
      </w:r>
      <w:commentRangeStart w:id="0"/>
      <w:r w:rsidRPr="0E2B2F41">
        <w:rPr>
          <w:rFonts w:ascii="Times New Roman" w:hAnsi="Times New Roman" w:cs="Times New Roman"/>
        </w:rPr>
        <w:t>Revised</w:t>
      </w:r>
      <w:commentRangeEnd w:id="0"/>
      <w:r>
        <w:rPr>
          <w:rStyle w:val="CommentReference"/>
        </w:rPr>
        <w:commentReference w:id="0"/>
      </w:r>
      <w:r w:rsidR="00323BA4" w:rsidRPr="0E2B2F41">
        <w:rPr>
          <w:rFonts w:ascii="Times New Roman" w:hAnsi="Times New Roman" w:cs="Times New Roman"/>
        </w:rPr>
        <w:t xml:space="preserve"> </w:t>
      </w:r>
      <w:r w:rsidR="00310E76">
        <w:rPr>
          <w:rFonts w:ascii="Times New Roman" w:hAnsi="Times New Roman" w:cs="Times New Roman"/>
        </w:rPr>
        <w:t>December</w:t>
      </w:r>
      <w:r w:rsidR="0034662F" w:rsidRPr="0E2B2F41">
        <w:rPr>
          <w:rFonts w:ascii="Times New Roman" w:hAnsi="Times New Roman" w:cs="Times New Roman"/>
        </w:rPr>
        <w:t xml:space="preserve"> </w:t>
      </w:r>
      <w:r w:rsidR="1A5E495A" w:rsidRPr="0E2B2F41">
        <w:rPr>
          <w:rFonts w:ascii="Times New Roman" w:hAnsi="Times New Roman" w:cs="Times New Roman"/>
        </w:rPr>
        <w:t>2</w:t>
      </w:r>
      <w:r w:rsidR="0034662F" w:rsidRPr="0E2B2F41">
        <w:rPr>
          <w:rFonts w:ascii="Times New Roman" w:hAnsi="Times New Roman" w:cs="Times New Roman"/>
        </w:rPr>
        <w:t>, 2025</w:t>
      </w:r>
      <w:r w:rsidRPr="0E2B2F41">
        <w:rPr>
          <w:rFonts w:ascii="Times New Roman" w:hAnsi="Times New Roman" w:cs="Times New Roman"/>
        </w:rPr>
        <w:t>)</w:t>
      </w:r>
    </w:p>
    <w:p w14:paraId="427E17FB" w14:textId="77777777" w:rsidR="00FA492F" w:rsidRDefault="00FA492F" w:rsidP="00F2664B">
      <w:pPr>
        <w:jc w:val="center"/>
        <w:rPr>
          <w:rFonts w:ascii="Times New Roman" w:hAnsi="Times New Roman" w:cs="Times New Roman"/>
        </w:rPr>
      </w:pPr>
    </w:p>
    <w:p w14:paraId="6ECBA491" w14:textId="77777777" w:rsidR="00FA492F" w:rsidRDefault="00FA492F" w:rsidP="00F2664B">
      <w:pPr>
        <w:jc w:val="center"/>
        <w:rPr>
          <w:rFonts w:ascii="Times New Roman" w:hAnsi="Times New Roman" w:cs="Times New Roman"/>
        </w:rPr>
      </w:pPr>
    </w:p>
    <w:p w14:paraId="4C0A5168" w14:textId="77777777" w:rsidR="00FA492F" w:rsidRDefault="00FA492F" w:rsidP="00F2664B">
      <w:pPr>
        <w:jc w:val="center"/>
        <w:rPr>
          <w:rFonts w:ascii="Times New Roman" w:hAnsi="Times New Roman" w:cs="Times New Roman"/>
        </w:rPr>
      </w:pPr>
    </w:p>
    <w:p w14:paraId="6BC0099D" w14:textId="77777777" w:rsidR="00FA492F" w:rsidRDefault="00FA492F" w:rsidP="00F2664B">
      <w:pPr>
        <w:jc w:val="center"/>
        <w:rPr>
          <w:rFonts w:ascii="Times New Roman" w:hAnsi="Times New Roman" w:cs="Times New Roman"/>
        </w:rPr>
      </w:pPr>
    </w:p>
    <w:p w14:paraId="7B412CEF" w14:textId="5395A719" w:rsidR="00FA492F" w:rsidRDefault="001B6E8E" w:rsidP="00F2664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DISCLAIMER</w:t>
      </w:r>
    </w:p>
    <w:p w14:paraId="7B1A7F94" w14:textId="6D3ED371" w:rsidR="00602D72" w:rsidRDefault="001B6E8E" w:rsidP="001B6E8E">
      <w:pPr>
        <w:rPr>
          <w:rFonts w:ascii="Times New Roman" w:hAnsi="Times New Roman" w:cs="Times New Roman"/>
        </w:rPr>
      </w:pPr>
      <w:r>
        <w:rPr>
          <w:rFonts w:ascii="Times New Roman" w:hAnsi="Times New Roman" w:cs="Times New Roman"/>
        </w:rPr>
        <w:t xml:space="preserve">The opinions, findings, and conclusions expressed in this publication are those of the authors and not necessarily those of Montana Technological University. For further information contact Douglas Galarus, Department of Computer Science, Montana Technological University, 1300 West Park Street, Butte, MT, 59701, telephone number </w:t>
      </w:r>
      <w:r w:rsidR="00602D72">
        <w:rPr>
          <w:rFonts w:ascii="Times New Roman" w:hAnsi="Times New Roman" w:cs="Times New Roman"/>
        </w:rPr>
        <w:t xml:space="preserve">406-496-4858, email address </w:t>
      </w:r>
      <w:hyperlink r:id="rId12" w:history="1">
        <w:r w:rsidR="00602D72" w:rsidRPr="0002722D">
          <w:rPr>
            <w:rStyle w:val="Hyperlink"/>
            <w:rFonts w:ascii="Times New Roman" w:hAnsi="Times New Roman" w:cs="Times New Roman"/>
          </w:rPr>
          <w:t>dgalarus@mtech.edu</w:t>
        </w:r>
      </w:hyperlink>
      <w:r w:rsidR="00602D72">
        <w:rPr>
          <w:rFonts w:ascii="Times New Roman" w:hAnsi="Times New Roman" w:cs="Times New Roman"/>
        </w:rPr>
        <w:t>.</w:t>
      </w:r>
    </w:p>
    <w:p w14:paraId="79632630" w14:textId="77777777" w:rsidR="00602D72" w:rsidRDefault="00602D72" w:rsidP="001B6E8E">
      <w:pPr>
        <w:rPr>
          <w:rFonts w:ascii="Times New Roman" w:hAnsi="Times New Roman" w:cs="Times New Roman"/>
        </w:rPr>
      </w:pPr>
    </w:p>
    <w:p w14:paraId="097FF9E1" w14:textId="77777777" w:rsidR="001D7CBC" w:rsidRDefault="001D7CBC" w:rsidP="001B6E8E">
      <w:pPr>
        <w:rPr>
          <w:rFonts w:ascii="Times New Roman" w:hAnsi="Times New Roman" w:cs="Times New Roman"/>
        </w:rPr>
      </w:pPr>
    </w:p>
    <w:p w14:paraId="13D90A0A" w14:textId="77777777" w:rsidR="001D7CBC" w:rsidRDefault="001D7CBC" w:rsidP="001B6E8E">
      <w:pPr>
        <w:rPr>
          <w:rFonts w:ascii="Times New Roman" w:hAnsi="Times New Roman" w:cs="Times New Roman"/>
        </w:rPr>
      </w:pPr>
    </w:p>
    <w:p w14:paraId="5206AB4F" w14:textId="77777777" w:rsidR="001D7CBC" w:rsidRDefault="001D7CBC" w:rsidP="001B6E8E">
      <w:pPr>
        <w:rPr>
          <w:rFonts w:ascii="Times New Roman" w:hAnsi="Times New Roman" w:cs="Times New Roman"/>
        </w:rPr>
      </w:pPr>
    </w:p>
    <w:p w14:paraId="07C59B03" w14:textId="77777777" w:rsidR="001D7CBC" w:rsidRDefault="001D7CBC" w:rsidP="001B6E8E">
      <w:pPr>
        <w:rPr>
          <w:rFonts w:ascii="Times New Roman" w:hAnsi="Times New Roman" w:cs="Times New Roman"/>
        </w:rPr>
      </w:pPr>
    </w:p>
    <w:p w14:paraId="066ABE9C" w14:textId="77777777" w:rsidR="001D7CBC" w:rsidRDefault="001D7CBC" w:rsidP="001B6E8E">
      <w:pPr>
        <w:rPr>
          <w:rFonts w:ascii="Times New Roman" w:hAnsi="Times New Roman" w:cs="Times New Roman"/>
        </w:rPr>
      </w:pPr>
    </w:p>
    <w:p w14:paraId="6ABF868C" w14:textId="77777777" w:rsidR="001D7CBC" w:rsidRDefault="001D7CBC" w:rsidP="001B6E8E">
      <w:pPr>
        <w:rPr>
          <w:rFonts w:ascii="Times New Roman" w:hAnsi="Times New Roman" w:cs="Times New Roman"/>
        </w:rPr>
      </w:pPr>
    </w:p>
    <w:p w14:paraId="2D2F1394" w14:textId="77777777" w:rsidR="001D7CBC" w:rsidRDefault="001D7CBC" w:rsidP="001B6E8E">
      <w:pPr>
        <w:rPr>
          <w:rFonts w:ascii="Times New Roman" w:hAnsi="Times New Roman" w:cs="Times New Roman"/>
        </w:rPr>
      </w:pPr>
    </w:p>
    <w:p w14:paraId="1074928A" w14:textId="77777777" w:rsidR="001D7CBC" w:rsidRDefault="001D7CBC" w:rsidP="001B6E8E">
      <w:pPr>
        <w:rPr>
          <w:rFonts w:ascii="Times New Roman" w:hAnsi="Times New Roman" w:cs="Times New Roman"/>
        </w:rPr>
      </w:pPr>
    </w:p>
    <w:p w14:paraId="5279F9AD" w14:textId="77777777" w:rsidR="001D7CBC" w:rsidRDefault="001D7CBC" w:rsidP="001B6E8E">
      <w:pPr>
        <w:rPr>
          <w:rFonts w:ascii="Times New Roman" w:hAnsi="Times New Roman" w:cs="Times New Roman"/>
        </w:rPr>
      </w:pPr>
    </w:p>
    <w:p w14:paraId="501236E9" w14:textId="77777777" w:rsidR="001D7CBC" w:rsidRDefault="001D7CBC" w:rsidP="001B6E8E">
      <w:pPr>
        <w:rPr>
          <w:rFonts w:ascii="Times New Roman" w:hAnsi="Times New Roman" w:cs="Times New Roman"/>
        </w:rPr>
      </w:pPr>
    </w:p>
    <w:p w14:paraId="2C57653F" w14:textId="77777777" w:rsidR="001D7CBC" w:rsidRDefault="001D7CBC" w:rsidP="001B6E8E">
      <w:pPr>
        <w:rPr>
          <w:rFonts w:ascii="Times New Roman" w:hAnsi="Times New Roman" w:cs="Times New Roman"/>
        </w:rPr>
      </w:pPr>
    </w:p>
    <w:p w14:paraId="70FA10EC" w14:textId="77777777" w:rsidR="001D7CBC" w:rsidRDefault="001D7CBC" w:rsidP="001B6E8E">
      <w:pPr>
        <w:rPr>
          <w:rFonts w:ascii="Times New Roman" w:hAnsi="Times New Roman" w:cs="Times New Roman"/>
        </w:rPr>
      </w:pPr>
    </w:p>
    <w:p w14:paraId="6AD40C13" w14:textId="77777777" w:rsidR="001D7CBC" w:rsidRDefault="001D7CBC" w:rsidP="001B6E8E">
      <w:pPr>
        <w:rPr>
          <w:rFonts w:ascii="Times New Roman" w:hAnsi="Times New Roman" w:cs="Times New Roman"/>
        </w:rPr>
      </w:pPr>
    </w:p>
    <w:p w14:paraId="285CE16C" w14:textId="77777777" w:rsidR="001D7CBC" w:rsidRDefault="001D7CBC" w:rsidP="001B6E8E">
      <w:pPr>
        <w:rPr>
          <w:rFonts w:ascii="Times New Roman" w:hAnsi="Times New Roman" w:cs="Times New Roman"/>
        </w:rPr>
      </w:pPr>
    </w:p>
    <w:p w14:paraId="61A8EA5D" w14:textId="77777777" w:rsidR="001D7CBC" w:rsidRDefault="001D7CBC" w:rsidP="001B6E8E">
      <w:pPr>
        <w:rPr>
          <w:rFonts w:ascii="Times New Roman" w:hAnsi="Times New Roman" w:cs="Times New Roman"/>
        </w:rPr>
      </w:pPr>
    </w:p>
    <w:p w14:paraId="681453E7" w14:textId="77777777" w:rsidR="001D7CBC" w:rsidRDefault="001D7CBC" w:rsidP="001B6E8E">
      <w:pPr>
        <w:rPr>
          <w:rFonts w:ascii="Times New Roman" w:hAnsi="Times New Roman" w:cs="Times New Roman"/>
        </w:rPr>
      </w:pPr>
    </w:p>
    <w:p w14:paraId="32E8A99E" w14:textId="77777777" w:rsidR="001D7CBC" w:rsidRDefault="001D7CBC" w:rsidP="001B6E8E">
      <w:pPr>
        <w:rPr>
          <w:rFonts w:ascii="Times New Roman" w:hAnsi="Times New Roman" w:cs="Times New Roman"/>
        </w:rPr>
      </w:pPr>
    </w:p>
    <w:p w14:paraId="34501A71" w14:textId="77777777" w:rsidR="001D7CBC" w:rsidRDefault="001D7CBC" w:rsidP="001B6E8E">
      <w:pPr>
        <w:rPr>
          <w:rFonts w:ascii="Times New Roman" w:hAnsi="Times New Roman" w:cs="Times New Roman"/>
        </w:rPr>
      </w:pPr>
    </w:p>
    <w:p w14:paraId="7B29211F" w14:textId="77777777" w:rsidR="001D7CBC" w:rsidRDefault="001D7CBC" w:rsidP="001B6E8E">
      <w:pPr>
        <w:rPr>
          <w:rFonts w:ascii="Times New Roman" w:hAnsi="Times New Roman" w:cs="Times New Roman"/>
        </w:rPr>
      </w:pPr>
    </w:p>
    <w:p w14:paraId="3B8E7291" w14:textId="77777777" w:rsidR="001D7CBC" w:rsidRDefault="001D7CBC" w:rsidP="001B6E8E">
      <w:pPr>
        <w:rPr>
          <w:rFonts w:ascii="Times New Roman" w:hAnsi="Times New Roman" w:cs="Times New Roman"/>
        </w:rPr>
      </w:pPr>
    </w:p>
    <w:p w14:paraId="52E5F37B" w14:textId="6180FB4A" w:rsidR="00CC2FE1" w:rsidRDefault="00CC2FE1">
      <w:pPr>
        <w:rPr>
          <w:rFonts w:ascii="Times New Roman" w:hAnsi="Times New Roman" w:cs="Times New Roman"/>
        </w:rPr>
      </w:pPr>
      <w:r>
        <w:rPr>
          <w:rFonts w:ascii="Times New Roman" w:hAnsi="Times New Roman" w:cs="Times New Roman"/>
        </w:rPr>
        <w:br w:type="page"/>
      </w:r>
    </w:p>
    <w:p w14:paraId="48255DE9" w14:textId="3BF25067" w:rsidR="001D7CBC" w:rsidRDefault="00BB18D5" w:rsidP="00BB18D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ACKNOWLEDGEMENTS</w:t>
      </w:r>
    </w:p>
    <w:p w14:paraId="4E6A004D" w14:textId="015FBB0B" w:rsidR="00BB18D5" w:rsidRDefault="00BB18D5" w:rsidP="00BB18D5">
      <w:pPr>
        <w:rPr>
          <w:rFonts w:ascii="Times New Roman" w:hAnsi="Times New Roman" w:cs="Times New Roman"/>
        </w:rPr>
      </w:pPr>
      <w:r>
        <w:rPr>
          <w:rFonts w:ascii="Times New Roman" w:hAnsi="Times New Roman" w:cs="Times New Roman"/>
        </w:rPr>
        <w:t xml:space="preserve">The authors are thankful to past </w:t>
      </w:r>
      <w:r w:rsidR="00750EE2">
        <w:rPr>
          <w:rFonts w:ascii="Times New Roman" w:hAnsi="Times New Roman" w:cs="Times New Roman"/>
        </w:rPr>
        <w:t xml:space="preserve">members of </w:t>
      </w:r>
      <w:r w:rsidR="00F90B64">
        <w:rPr>
          <w:rFonts w:ascii="Times New Roman" w:hAnsi="Times New Roman" w:cs="Times New Roman"/>
        </w:rPr>
        <w:t xml:space="preserve">the WeatherShare Project </w:t>
      </w:r>
      <w:r w:rsidR="00750EE2">
        <w:rPr>
          <w:rFonts w:ascii="Times New Roman" w:hAnsi="Times New Roman" w:cs="Times New Roman"/>
        </w:rPr>
        <w:t>for their input and review of prior versions of this document. This document was written by Nick Steilman, Hayden Pride, and Quinn Cox at the University of Montana Tech for Senior Software Engineering Design, ESOF 486-487. We are thankful to the staff and students at the Western Transportation Institute at Montana State</w:t>
      </w:r>
      <w:r w:rsidR="00B30B23">
        <w:rPr>
          <w:rFonts w:ascii="Times New Roman" w:hAnsi="Times New Roman" w:cs="Times New Roman"/>
        </w:rPr>
        <w:t xml:space="preserve"> University and students at Utah State University for their contribution to the WeatherShare application which inspired this project. We are also thankful to the students who worked with </w:t>
      </w:r>
      <w:r w:rsidR="00F90B64">
        <w:rPr>
          <w:rFonts w:ascii="Times New Roman" w:hAnsi="Times New Roman" w:cs="Times New Roman"/>
        </w:rPr>
        <w:t xml:space="preserve">Dr. Galarus on previous senior design projects </w:t>
      </w:r>
      <w:r w:rsidR="004F4282">
        <w:rPr>
          <w:rFonts w:ascii="Times New Roman" w:hAnsi="Times New Roman" w:cs="Times New Roman"/>
        </w:rPr>
        <w:t>for their contributions to this project. Special thanks to Dr. Galarus who both inspired this project as well as acting as a mentor for the senior design team. We acknowledge and thank the California Department of Transportation (Caltrans) and the Western States Rural Transportation Consortium (WSRTC) for their sponsorship of the WeatherShare project.</w:t>
      </w:r>
    </w:p>
    <w:p w14:paraId="265B84C8" w14:textId="77777777" w:rsidR="009649D0" w:rsidRDefault="009649D0" w:rsidP="00BB18D5">
      <w:pPr>
        <w:rPr>
          <w:rFonts w:ascii="Times New Roman" w:hAnsi="Times New Roman" w:cs="Times New Roman"/>
        </w:rPr>
      </w:pPr>
    </w:p>
    <w:p w14:paraId="7AB0BB47" w14:textId="77777777" w:rsidR="009649D0" w:rsidRDefault="009649D0" w:rsidP="00BB18D5">
      <w:pPr>
        <w:rPr>
          <w:rFonts w:ascii="Times New Roman" w:hAnsi="Times New Roman" w:cs="Times New Roman"/>
        </w:rPr>
      </w:pPr>
    </w:p>
    <w:p w14:paraId="4751A374" w14:textId="73B976F4" w:rsidR="006500C0" w:rsidRDefault="006500C0">
      <w:pPr>
        <w:rPr>
          <w:rFonts w:ascii="Times New Roman" w:hAnsi="Times New Roman" w:cs="Times New Roman"/>
        </w:rPr>
      </w:pPr>
      <w:r>
        <w:rPr>
          <w:rFonts w:ascii="Times New Roman" w:hAnsi="Times New Roman" w:cs="Times New Roman"/>
        </w:rPr>
        <w:br w:type="page"/>
      </w:r>
    </w:p>
    <w:sdt>
      <w:sdtPr>
        <w:rPr>
          <w:rFonts w:asciiTheme="minorHAnsi" w:eastAsiaTheme="minorEastAsia" w:hAnsiTheme="minorHAnsi" w:cstheme="minorBidi"/>
          <w:b w:val="0"/>
          <w:color w:val="auto"/>
          <w:sz w:val="24"/>
          <w:szCs w:val="24"/>
          <w:lang w:eastAsia="ja-JP"/>
        </w:rPr>
        <w:id w:val="1782830919"/>
        <w:docPartObj>
          <w:docPartGallery w:val="Table of Contents"/>
          <w:docPartUnique/>
        </w:docPartObj>
      </w:sdtPr>
      <w:sdtEndPr>
        <w:rPr>
          <w:noProof/>
        </w:rPr>
      </w:sdtEndPr>
      <w:sdtContent>
        <w:p w14:paraId="4822AFF2" w14:textId="57460B06" w:rsidR="0062378C" w:rsidRPr="0062378C" w:rsidRDefault="0062378C">
          <w:pPr>
            <w:pStyle w:val="TOCHeading"/>
          </w:pPr>
          <w:r w:rsidRPr="0062378C">
            <w:t>Table of Contents</w:t>
          </w:r>
        </w:p>
        <w:p w14:paraId="0DC8A67F" w14:textId="075330E4" w:rsidR="0062378C" w:rsidRPr="0062378C" w:rsidRDefault="0062378C">
          <w:pPr>
            <w:pStyle w:val="TOC1"/>
            <w:tabs>
              <w:tab w:val="right" w:leader="dot" w:pos="9350"/>
            </w:tabs>
            <w:rPr>
              <w:rFonts w:ascii="Times New Roman" w:hAnsi="Times New Roman" w:cs="Times New Roman"/>
              <w:noProof/>
              <w:kern w:val="2"/>
              <w:lang w:eastAsia="en-US"/>
              <w14:ligatures w14:val="standardContextual"/>
            </w:rPr>
          </w:pPr>
          <w:r w:rsidRPr="0062378C">
            <w:rPr>
              <w:rFonts w:ascii="Times New Roman" w:hAnsi="Times New Roman" w:cs="Times New Roman"/>
            </w:rPr>
            <w:fldChar w:fldCharType="begin"/>
          </w:r>
          <w:r w:rsidRPr="0062378C">
            <w:rPr>
              <w:rFonts w:ascii="Times New Roman" w:hAnsi="Times New Roman" w:cs="Times New Roman"/>
            </w:rPr>
            <w:instrText xml:space="preserve"> TOC \o "1-3" \h \z \u </w:instrText>
          </w:r>
          <w:r w:rsidRPr="0062378C">
            <w:rPr>
              <w:rFonts w:ascii="Times New Roman" w:hAnsi="Times New Roman" w:cs="Times New Roman"/>
            </w:rPr>
            <w:fldChar w:fldCharType="separate"/>
          </w:r>
          <w:hyperlink w:anchor="_Toc214006609" w:history="1">
            <w:r w:rsidRPr="0062378C">
              <w:rPr>
                <w:rStyle w:val="Hyperlink"/>
                <w:rFonts w:ascii="Times New Roman" w:hAnsi="Times New Roman" w:cs="Times New Roman"/>
                <w:noProof/>
              </w:rPr>
              <w:t>1. INTRODUCTION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_Toc214006609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65A81C6B" w14:textId="6D159E03"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0" w:history="1">
            <w:r w:rsidRPr="0062378C">
              <w:rPr>
                <w:rStyle w:val="Hyperlink"/>
                <w:rFonts w:ascii="Times New Roman" w:hAnsi="Times New Roman" w:cs="Times New Roman"/>
                <w:noProof/>
              </w:rPr>
              <w:t>1.1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Purpose</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7D571D3E" w14:textId="6833AC07"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1" w:history="1">
            <w:r w:rsidRPr="0062378C">
              <w:rPr>
                <w:rStyle w:val="Hyperlink"/>
                <w:rFonts w:ascii="Times New Roman" w:hAnsi="Times New Roman" w:cs="Times New Roman"/>
                <w:noProof/>
              </w:rPr>
              <w:t>1.2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Scope</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1209D4B4" w14:textId="4CFEF710"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2" w:history="1">
            <w:r w:rsidRPr="0062378C">
              <w:rPr>
                <w:rStyle w:val="Hyperlink"/>
                <w:rFonts w:ascii="Times New Roman" w:hAnsi="Times New Roman" w:cs="Times New Roman"/>
                <w:noProof/>
              </w:rPr>
              <w:t>1.3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Senior Design Project Scope</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1E31B690" w14:textId="2C10704A"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3" w:history="1">
            <w:r w:rsidRPr="0062378C">
              <w:rPr>
                <w:rStyle w:val="Hyperlink"/>
                <w:rFonts w:ascii="Times New Roman" w:hAnsi="Times New Roman" w:cs="Times New Roman"/>
                <w:noProof/>
              </w:rPr>
              <w:t>1.4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Definitions, Acronyms, and Abbreviations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74357C7D" w14:textId="4BAB2F89"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4" w:history="1">
            <w:r w:rsidRPr="0062378C">
              <w:rPr>
                <w:rStyle w:val="Hyperlink"/>
                <w:rFonts w:ascii="Times New Roman" w:hAnsi="Times New Roman" w:cs="Times New Roman"/>
                <w:noProof/>
              </w:rPr>
              <w:t>1.5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References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42F5C0DE" w14:textId="45F09FEA"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5" w:history="1">
            <w:r w:rsidRPr="0062378C">
              <w:rPr>
                <w:rStyle w:val="Hyperlink"/>
                <w:rFonts w:ascii="Times New Roman" w:hAnsi="Times New Roman" w:cs="Times New Roman"/>
                <w:noProof/>
              </w:rPr>
              <w:t>1.6</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Overview</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8</w:t>
            </w:r>
            <w:r w:rsidRPr="0062378C">
              <w:rPr>
                <w:rFonts w:ascii="Times New Roman" w:hAnsi="Times New Roman" w:cs="Times New Roman"/>
                <w:noProof/>
                <w:webHidden/>
              </w:rPr>
              <w:fldChar w:fldCharType="end"/>
            </w:r>
          </w:hyperlink>
        </w:p>
        <w:p w14:paraId="68F4EF6B" w14:textId="48453F1B" w:rsidR="0062378C" w:rsidRPr="0062378C" w:rsidRDefault="0062378C">
          <w:pPr>
            <w:pStyle w:val="TOC1"/>
            <w:tabs>
              <w:tab w:val="left" w:pos="480"/>
              <w:tab w:val="right" w:leader="dot" w:pos="9350"/>
            </w:tabs>
            <w:rPr>
              <w:rFonts w:ascii="Times New Roman" w:hAnsi="Times New Roman" w:cs="Times New Roman"/>
              <w:noProof/>
              <w:kern w:val="2"/>
              <w:lang w:eastAsia="en-US"/>
              <w14:ligatures w14:val="standardContextual"/>
            </w:rPr>
          </w:pPr>
          <w:hyperlink w:anchor="_Toc214006616" w:history="1">
            <w:r w:rsidRPr="0062378C">
              <w:rPr>
                <w:rStyle w:val="Hyperlink"/>
                <w:rFonts w:ascii="Times New Roman" w:hAnsi="Times New Roman" w:cs="Times New Roman"/>
                <w:noProof/>
              </w:rPr>
              <w:t>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OVERALL DESCRIPTION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1791D5DB" w14:textId="52676B9F"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17" w:history="1">
            <w:r w:rsidRPr="0062378C">
              <w:rPr>
                <w:rStyle w:val="Hyperlink"/>
                <w:rFonts w:ascii="Times New Roman" w:hAnsi="Times New Roman" w:cs="Times New Roman"/>
                <w:noProof/>
              </w:rPr>
              <w:t>2.1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Product Perspective</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50C6014F" w14:textId="4BB59D59"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18" w:history="1">
            <w:r w:rsidRPr="0062378C">
              <w:rPr>
                <w:rStyle w:val="Hyperlink"/>
                <w:rFonts w:ascii="Times New Roman" w:hAnsi="Times New Roman" w:cs="Times New Roman"/>
                <w:noProof/>
              </w:rPr>
              <w:t>2.1.1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System Interfaces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572D09DE" w14:textId="02C4A14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19" w:history="1">
            <w:r w:rsidRPr="0062378C">
              <w:rPr>
                <w:rStyle w:val="Hyperlink"/>
                <w:rFonts w:ascii="Times New Roman" w:hAnsi="Times New Roman" w:cs="Times New Roman"/>
                <w:noProof/>
              </w:rPr>
              <w:t>2.1.2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Interfaces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_Toc214006619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75E05F23" w14:textId="05B1D77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0" w:history="1">
            <w:r w:rsidRPr="0062378C">
              <w:rPr>
                <w:rStyle w:val="Hyperlink"/>
                <w:rFonts w:ascii="Times New Roman" w:hAnsi="Times New Roman" w:cs="Times New Roman"/>
                <w:noProof/>
              </w:rPr>
              <w:t>2.1.3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Hardware Interfaces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3BAECB95" w14:textId="554EFECC"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1" w:history="1">
            <w:r w:rsidRPr="0062378C">
              <w:rPr>
                <w:rStyle w:val="Hyperlink"/>
                <w:rFonts w:ascii="Times New Roman" w:hAnsi="Times New Roman" w:cs="Times New Roman"/>
                <w:noProof/>
              </w:rPr>
              <w:t>2.1.4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Software Interfaces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10</w:t>
            </w:r>
            <w:r w:rsidRPr="0062378C">
              <w:rPr>
                <w:rFonts w:ascii="Times New Roman" w:hAnsi="Times New Roman" w:cs="Times New Roman"/>
                <w:noProof/>
                <w:webHidden/>
              </w:rPr>
              <w:fldChar w:fldCharType="end"/>
            </w:r>
          </w:hyperlink>
        </w:p>
        <w:p w14:paraId="3BC4F55C" w14:textId="3C0DF5CF"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2" w:history="1">
            <w:r w:rsidRPr="0062378C">
              <w:rPr>
                <w:rStyle w:val="Hyperlink"/>
                <w:rFonts w:ascii="Times New Roman" w:hAnsi="Times New Roman" w:cs="Times New Roman"/>
                <w:noProof/>
              </w:rPr>
              <w:t>2.1.5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Communications Interfaces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11</w:t>
            </w:r>
            <w:r w:rsidRPr="0062378C">
              <w:rPr>
                <w:rFonts w:ascii="Times New Roman" w:hAnsi="Times New Roman" w:cs="Times New Roman"/>
                <w:noProof/>
                <w:webHidden/>
              </w:rPr>
              <w:fldChar w:fldCharType="end"/>
            </w:r>
          </w:hyperlink>
        </w:p>
        <w:p w14:paraId="0E05A949" w14:textId="3D72EB5B"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3" w:history="1">
            <w:r w:rsidRPr="0062378C">
              <w:rPr>
                <w:rStyle w:val="Hyperlink"/>
                <w:rFonts w:ascii="Times New Roman" w:hAnsi="Times New Roman" w:cs="Times New Roman"/>
                <w:noProof/>
              </w:rPr>
              <w:t>2.1.6</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Memory Constraints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11</w:t>
            </w:r>
            <w:r w:rsidRPr="0062378C">
              <w:rPr>
                <w:rFonts w:ascii="Times New Roman" w:hAnsi="Times New Roman" w:cs="Times New Roman"/>
                <w:noProof/>
                <w:webHidden/>
              </w:rPr>
              <w:fldChar w:fldCharType="end"/>
            </w:r>
          </w:hyperlink>
        </w:p>
        <w:p w14:paraId="0A3C075A" w14:textId="4E34D51F"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4" w:history="1">
            <w:r w:rsidRPr="0062378C">
              <w:rPr>
                <w:rStyle w:val="Hyperlink"/>
                <w:rFonts w:ascii="Times New Roman" w:hAnsi="Times New Roman" w:cs="Times New Roman"/>
                <w:noProof/>
              </w:rPr>
              <w:t>2.1.7</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Operations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11</w:t>
            </w:r>
            <w:r w:rsidRPr="0062378C">
              <w:rPr>
                <w:rFonts w:ascii="Times New Roman" w:hAnsi="Times New Roman" w:cs="Times New Roman"/>
                <w:noProof/>
                <w:webHidden/>
              </w:rPr>
              <w:fldChar w:fldCharType="end"/>
            </w:r>
          </w:hyperlink>
        </w:p>
        <w:p w14:paraId="3BF2B328" w14:textId="5F637BB3"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5" w:history="1">
            <w:r w:rsidRPr="0062378C">
              <w:rPr>
                <w:rStyle w:val="Hyperlink"/>
                <w:rFonts w:ascii="Times New Roman" w:hAnsi="Times New Roman" w:cs="Times New Roman"/>
                <w:noProof/>
              </w:rPr>
              <w:t>2.1.8</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Site Adaptation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11</w:t>
            </w:r>
            <w:r w:rsidRPr="0062378C">
              <w:rPr>
                <w:rFonts w:ascii="Times New Roman" w:hAnsi="Times New Roman" w:cs="Times New Roman"/>
                <w:noProof/>
                <w:webHidden/>
              </w:rPr>
              <w:fldChar w:fldCharType="end"/>
            </w:r>
          </w:hyperlink>
        </w:p>
        <w:p w14:paraId="68CFC67E" w14:textId="79465717"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26" w:history="1">
            <w:r w:rsidRPr="0062378C">
              <w:rPr>
                <w:rStyle w:val="Hyperlink"/>
                <w:rFonts w:ascii="Times New Roman" w:hAnsi="Times New Roman" w:cs="Times New Roman"/>
                <w:noProof/>
              </w:rPr>
              <w:t>2.2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Product Functions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11</w:t>
            </w:r>
            <w:r w:rsidRPr="0062378C">
              <w:rPr>
                <w:rFonts w:ascii="Times New Roman" w:hAnsi="Times New Roman" w:cs="Times New Roman"/>
                <w:noProof/>
                <w:webHidden/>
              </w:rPr>
              <w:fldChar w:fldCharType="end"/>
            </w:r>
          </w:hyperlink>
        </w:p>
        <w:p w14:paraId="05FEBC20" w14:textId="7179ED50"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27" w:history="1">
            <w:r w:rsidRPr="0062378C">
              <w:rPr>
                <w:rStyle w:val="Hyperlink"/>
                <w:rFonts w:ascii="Times New Roman" w:hAnsi="Times New Roman" w:cs="Times New Roman"/>
                <w:noProof/>
              </w:rPr>
              <w:t>2.3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Characteristics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1883BDC4" w14:textId="16CC3348"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28" w:history="1">
            <w:r w:rsidRPr="0062378C">
              <w:rPr>
                <w:rStyle w:val="Hyperlink"/>
                <w:rFonts w:ascii="Times New Roman" w:hAnsi="Times New Roman" w:cs="Times New Roman"/>
                <w:noProof/>
              </w:rPr>
              <w:t>2.4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Constraints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1113CD24" w14:textId="23CF112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29" w:history="1">
            <w:r w:rsidRPr="0062378C">
              <w:rPr>
                <w:rStyle w:val="Hyperlink"/>
                <w:rFonts w:ascii="Times New Roman" w:hAnsi="Times New Roman" w:cs="Times New Roman"/>
                <w:noProof/>
              </w:rPr>
              <w:t>2.4.1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Regulatory Policies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_Toc214006629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3FB195C0" w14:textId="0ACE9B78"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0" w:history="1">
            <w:r w:rsidRPr="0062378C">
              <w:rPr>
                <w:rStyle w:val="Hyperlink"/>
                <w:rFonts w:ascii="Times New Roman" w:hAnsi="Times New Roman" w:cs="Times New Roman"/>
                <w:noProof/>
              </w:rPr>
              <w:t>2.4.2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Hardware Limitations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1ACABF05" w14:textId="2C79CE5A"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1" w:history="1">
            <w:r w:rsidRPr="0062378C">
              <w:rPr>
                <w:rStyle w:val="Hyperlink"/>
                <w:rFonts w:ascii="Times New Roman" w:hAnsi="Times New Roman" w:cs="Times New Roman"/>
                <w:noProof/>
              </w:rPr>
              <w:t>2.4.3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Interfaces to Other Applications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6F0ED53E" w14:textId="63E23B76"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2" w:history="1">
            <w:r w:rsidRPr="0062378C">
              <w:rPr>
                <w:rStyle w:val="Hyperlink"/>
                <w:rFonts w:ascii="Times New Roman" w:hAnsi="Times New Roman" w:cs="Times New Roman"/>
                <w:noProof/>
              </w:rPr>
              <w:t>2.4.4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Parallel Operation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27178EBB" w14:textId="77E606A9"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3" w:history="1">
            <w:r w:rsidRPr="0062378C">
              <w:rPr>
                <w:rStyle w:val="Hyperlink"/>
                <w:rFonts w:ascii="Times New Roman" w:hAnsi="Times New Roman" w:cs="Times New Roman"/>
                <w:noProof/>
              </w:rPr>
              <w:t>2.4.5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Audit Functions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4DCB624A" w14:textId="1642B52A"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4" w:history="1">
            <w:r w:rsidRPr="0062378C">
              <w:rPr>
                <w:rStyle w:val="Hyperlink"/>
                <w:rFonts w:ascii="Times New Roman" w:hAnsi="Times New Roman" w:cs="Times New Roman"/>
                <w:noProof/>
              </w:rPr>
              <w:t>2.4.6</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Control Functions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0E86A03B" w14:textId="06968E8D"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5" w:history="1">
            <w:r w:rsidRPr="0062378C">
              <w:rPr>
                <w:rStyle w:val="Hyperlink"/>
                <w:rFonts w:ascii="Times New Roman" w:hAnsi="Times New Roman" w:cs="Times New Roman"/>
                <w:noProof/>
              </w:rPr>
              <w:t>2.4.7</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Higher-order Language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12</w:t>
            </w:r>
            <w:r w:rsidRPr="0062378C">
              <w:rPr>
                <w:rFonts w:ascii="Times New Roman" w:hAnsi="Times New Roman" w:cs="Times New Roman"/>
                <w:noProof/>
                <w:webHidden/>
              </w:rPr>
              <w:fldChar w:fldCharType="end"/>
            </w:r>
          </w:hyperlink>
        </w:p>
        <w:p w14:paraId="5DBDA7C3" w14:textId="427EF4FB"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6" w:history="1">
            <w:r w:rsidRPr="0062378C">
              <w:rPr>
                <w:rStyle w:val="Hyperlink"/>
                <w:rFonts w:ascii="Times New Roman" w:hAnsi="Times New Roman" w:cs="Times New Roman"/>
                <w:noProof/>
              </w:rPr>
              <w:t>2.4.8</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Signal Handshake Protocols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13</w:t>
            </w:r>
            <w:r w:rsidRPr="0062378C">
              <w:rPr>
                <w:rFonts w:ascii="Times New Roman" w:hAnsi="Times New Roman" w:cs="Times New Roman"/>
                <w:noProof/>
                <w:webHidden/>
              </w:rPr>
              <w:fldChar w:fldCharType="end"/>
            </w:r>
          </w:hyperlink>
        </w:p>
        <w:p w14:paraId="4FD9C3BF" w14:textId="776E14DF"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7" w:history="1">
            <w:r w:rsidRPr="0062378C">
              <w:rPr>
                <w:rStyle w:val="Hyperlink"/>
                <w:rFonts w:ascii="Times New Roman" w:hAnsi="Times New Roman" w:cs="Times New Roman"/>
                <w:noProof/>
              </w:rPr>
              <w:t>2.4.9</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Reliability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13</w:t>
            </w:r>
            <w:r w:rsidRPr="0062378C">
              <w:rPr>
                <w:rFonts w:ascii="Times New Roman" w:hAnsi="Times New Roman" w:cs="Times New Roman"/>
                <w:noProof/>
                <w:webHidden/>
              </w:rPr>
              <w:fldChar w:fldCharType="end"/>
            </w:r>
          </w:hyperlink>
        </w:p>
        <w:p w14:paraId="70376368" w14:textId="5558FEE7"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8" w:history="1">
            <w:r w:rsidRPr="0062378C">
              <w:rPr>
                <w:rStyle w:val="Hyperlink"/>
                <w:rFonts w:ascii="Times New Roman" w:hAnsi="Times New Roman" w:cs="Times New Roman"/>
                <w:noProof/>
              </w:rPr>
              <w:t>2.4.10</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Criticality of the Application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13</w:t>
            </w:r>
            <w:r w:rsidRPr="0062378C">
              <w:rPr>
                <w:rFonts w:ascii="Times New Roman" w:hAnsi="Times New Roman" w:cs="Times New Roman"/>
                <w:noProof/>
                <w:webHidden/>
              </w:rPr>
              <w:fldChar w:fldCharType="end"/>
            </w:r>
          </w:hyperlink>
        </w:p>
        <w:p w14:paraId="17ED71A3" w14:textId="3EBCB58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39" w:history="1">
            <w:r w:rsidRPr="0062378C">
              <w:rPr>
                <w:rStyle w:val="Hyperlink"/>
                <w:rFonts w:ascii="Times New Roman" w:hAnsi="Times New Roman" w:cs="Times New Roman"/>
                <w:noProof/>
              </w:rPr>
              <w:t>2.4.11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Safety and Security Considerations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_Toc214006639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13</w:t>
            </w:r>
            <w:r w:rsidRPr="0062378C">
              <w:rPr>
                <w:rFonts w:ascii="Times New Roman" w:hAnsi="Times New Roman" w:cs="Times New Roman"/>
                <w:noProof/>
                <w:webHidden/>
              </w:rPr>
              <w:fldChar w:fldCharType="end"/>
            </w:r>
          </w:hyperlink>
        </w:p>
        <w:p w14:paraId="0B2D4093" w14:textId="26092336"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40" w:history="1">
            <w:r w:rsidRPr="0062378C">
              <w:rPr>
                <w:rStyle w:val="Hyperlink"/>
                <w:rFonts w:ascii="Times New Roman" w:hAnsi="Times New Roman" w:cs="Times New Roman"/>
                <w:noProof/>
              </w:rPr>
              <w:t>2.5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Assumptions and Dependencies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13</w:t>
            </w:r>
            <w:r w:rsidRPr="0062378C">
              <w:rPr>
                <w:rFonts w:ascii="Times New Roman" w:hAnsi="Times New Roman" w:cs="Times New Roman"/>
                <w:noProof/>
                <w:webHidden/>
              </w:rPr>
              <w:fldChar w:fldCharType="end"/>
            </w:r>
          </w:hyperlink>
        </w:p>
        <w:p w14:paraId="62131061" w14:textId="44361CB0" w:rsidR="0062378C" w:rsidRPr="0062378C" w:rsidRDefault="0062378C">
          <w:pPr>
            <w:pStyle w:val="TOC1"/>
            <w:tabs>
              <w:tab w:val="left" w:pos="480"/>
              <w:tab w:val="right" w:leader="dot" w:pos="9350"/>
            </w:tabs>
            <w:rPr>
              <w:rFonts w:ascii="Times New Roman" w:hAnsi="Times New Roman" w:cs="Times New Roman"/>
              <w:noProof/>
              <w:kern w:val="2"/>
              <w:lang w:eastAsia="en-US"/>
              <w14:ligatures w14:val="standardContextual"/>
            </w:rPr>
          </w:pPr>
          <w:hyperlink w:anchor="_Toc214006641" w:history="1">
            <w:r w:rsidRPr="0062378C">
              <w:rPr>
                <w:rStyle w:val="Hyperlink"/>
                <w:rFonts w:ascii="Times New Roman" w:hAnsi="Times New Roman" w:cs="Times New Roman"/>
                <w:noProof/>
              </w:rPr>
              <w:t>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DESIGN BY SPECIFIC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1068564C" w14:textId="3016B452"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42" w:history="1">
            <w:r w:rsidRPr="0062378C">
              <w:rPr>
                <w:rStyle w:val="Hyperlink"/>
                <w:rFonts w:ascii="Times New Roman" w:hAnsi="Times New Roman" w:cs="Times New Roman"/>
                <w:noProof/>
              </w:rPr>
              <w:t>3.1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Accounts, Authentication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0DC35B28" w14:textId="7C0B215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3" w:history="1">
            <w:r w:rsidRPr="0062378C">
              <w:rPr>
                <w:rStyle w:val="Hyperlink"/>
                <w:rFonts w:ascii="Times New Roman" w:hAnsi="Times New Roman" w:cs="Times New Roman"/>
                <w:noProof/>
              </w:rPr>
              <w:t>3.1.1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Authentication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1A8CD431" w14:textId="34B6B0CA"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4" w:history="1">
            <w:r w:rsidRPr="0062378C">
              <w:rPr>
                <w:rStyle w:val="Hyperlink"/>
                <w:rFonts w:ascii="Times New Roman" w:hAnsi="Times New Roman" w:cs="Times New Roman"/>
                <w:noProof/>
              </w:rPr>
              <w:t>3.1.2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(Responsibility) Scopes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27B51A4B" w14:textId="6FB79D8C"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5" w:history="1">
            <w:r w:rsidRPr="0062378C">
              <w:rPr>
                <w:rStyle w:val="Hyperlink"/>
                <w:rFonts w:ascii="Times New Roman" w:hAnsi="Times New Roman" w:cs="Times New Roman"/>
                <w:noProof/>
              </w:rPr>
              <w:t>3.1.3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Roles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69BE7574" w14:textId="66EE3753"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6" w:history="1">
            <w:r w:rsidRPr="0062378C">
              <w:rPr>
                <w:rStyle w:val="Hyperlink"/>
                <w:rFonts w:ascii="Times New Roman" w:hAnsi="Times New Roman" w:cs="Times New Roman"/>
                <w:noProof/>
              </w:rPr>
              <w:t>3.1.4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Access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4AACC48C" w14:textId="6F327B0B"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7" w:history="1">
            <w:r w:rsidRPr="0062378C">
              <w:rPr>
                <w:rStyle w:val="Hyperlink"/>
                <w:rFonts w:ascii="Times New Roman" w:hAnsi="Times New Roman" w:cs="Times New Roman"/>
                <w:noProof/>
              </w:rPr>
              <w:t>3.1.5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Notification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14</w:t>
            </w:r>
            <w:r w:rsidRPr="0062378C">
              <w:rPr>
                <w:rFonts w:ascii="Times New Roman" w:hAnsi="Times New Roman" w:cs="Times New Roman"/>
                <w:noProof/>
                <w:webHidden/>
              </w:rPr>
              <w:fldChar w:fldCharType="end"/>
            </w:r>
          </w:hyperlink>
        </w:p>
        <w:p w14:paraId="60FD0DCB" w14:textId="72712ECF"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8" w:history="1">
            <w:r w:rsidRPr="0062378C">
              <w:rPr>
                <w:rStyle w:val="Hyperlink"/>
                <w:rFonts w:ascii="Times New Roman" w:hAnsi="Times New Roman" w:cs="Times New Roman"/>
                <w:noProof/>
              </w:rPr>
              <w:t>3.1.6</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Disabling User Accounts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15</w:t>
            </w:r>
            <w:r w:rsidRPr="0062378C">
              <w:rPr>
                <w:rFonts w:ascii="Times New Roman" w:hAnsi="Times New Roman" w:cs="Times New Roman"/>
                <w:noProof/>
                <w:webHidden/>
              </w:rPr>
              <w:fldChar w:fldCharType="end"/>
            </w:r>
          </w:hyperlink>
        </w:p>
        <w:p w14:paraId="670703E7" w14:textId="3D130288"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49" w:history="1">
            <w:r w:rsidRPr="0062378C">
              <w:rPr>
                <w:rStyle w:val="Hyperlink"/>
                <w:rFonts w:ascii="Times New Roman" w:hAnsi="Times New Roman" w:cs="Times New Roman"/>
                <w:noProof/>
              </w:rPr>
              <w:t>3.1.7</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Deleting User Accounts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_Toc214006649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15</w:t>
            </w:r>
            <w:r w:rsidRPr="0062378C">
              <w:rPr>
                <w:rFonts w:ascii="Times New Roman" w:hAnsi="Times New Roman" w:cs="Times New Roman"/>
                <w:noProof/>
                <w:webHidden/>
              </w:rPr>
              <w:fldChar w:fldCharType="end"/>
            </w:r>
          </w:hyperlink>
        </w:p>
        <w:p w14:paraId="132DA8FC" w14:textId="5C042994"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0" w:history="1">
            <w:r w:rsidRPr="0062378C">
              <w:rPr>
                <w:rStyle w:val="Hyperlink"/>
                <w:rFonts w:ascii="Times New Roman" w:hAnsi="Times New Roman" w:cs="Times New Roman"/>
                <w:noProof/>
              </w:rPr>
              <w:t>3.1.8</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User Preferences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15</w:t>
            </w:r>
            <w:r w:rsidRPr="0062378C">
              <w:rPr>
                <w:rFonts w:ascii="Times New Roman" w:hAnsi="Times New Roman" w:cs="Times New Roman"/>
                <w:noProof/>
                <w:webHidden/>
              </w:rPr>
              <w:fldChar w:fldCharType="end"/>
            </w:r>
          </w:hyperlink>
        </w:p>
        <w:p w14:paraId="59B88CE2" w14:textId="15B82238"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51" w:history="1">
            <w:r w:rsidRPr="0062378C">
              <w:rPr>
                <w:rStyle w:val="Hyperlink"/>
                <w:rFonts w:ascii="Times New Roman" w:hAnsi="Times New Roman" w:cs="Times New Roman"/>
                <w:noProof/>
              </w:rPr>
              <w:t>3.2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RWIS Data</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17</w:t>
            </w:r>
            <w:r w:rsidRPr="0062378C">
              <w:rPr>
                <w:rFonts w:ascii="Times New Roman" w:hAnsi="Times New Roman" w:cs="Times New Roman"/>
                <w:noProof/>
                <w:webHidden/>
              </w:rPr>
              <w:fldChar w:fldCharType="end"/>
            </w:r>
          </w:hyperlink>
        </w:p>
        <w:p w14:paraId="1801A2EE" w14:textId="737E6DD5"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2" w:history="1">
            <w:r w:rsidRPr="0062378C">
              <w:rPr>
                <w:rStyle w:val="Hyperlink"/>
                <w:rFonts w:ascii="Times New Roman" w:hAnsi="Times New Roman" w:cs="Times New Roman"/>
                <w:noProof/>
              </w:rPr>
              <w:t>3.2.1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Data Retrieval</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17</w:t>
            </w:r>
            <w:r w:rsidRPr="0062378C">
              <w:rPr>
                <w:rFonts w:ascii="Times New Roman" w:hAnsi="Times New Roman" w:cs="Times New Roman"/>
                <w:noProof/>
                <w:webHidden/>
              </w:rPr>
              <w:fldChar w:fldCharType="end"/>
            </w:r>
          </w:hyperlink>
        </w:p>
        <w:p w14:paraId="11D43C5C" w14:textId="7C162541"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3" w:history="1">
            <w:r w:rsidRPr="0062378C">
              <w:rPr>
                <w:rStyle w:val="Hyperlink"/>
                <w:rFonts w:ascii="Times New Roman" w:hAnsi="Times New Roman" w:cs="Times New Roman"/>
                <w:noProof/>
              </w:rPr>
              <w:t>3.2.2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Data Processing</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18</w:t>
            </w:r>
            <w:r w:rsidRPr="0062378C">
              <w:rPr>
                <w:rFonts w:ascii="Times New Roman" w:hAnsi="Times New Roman" w:cs="Times New Roman"/>
                <w:noProof/>
                <w:webHidden/>
              </w:rPr>
              <w:fldChar w:fldCharType="end"/>
            </w:r>
          </w:hyperlink>
        </w:p>
        <w:p w14:paraId="161C5C3B" w14:textId="320612B5"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4" w:history="1">
            <w:r w:rsidRPr="0062378C">
              <w:rPr>
                <w:rStyle w:val="Hyperlink"/>
                <w:rFonts w:ascii="Times New Roman" w:hAnsi="Times New Roman" w:cs="Times New Roman"/>
                <w:noProof/>
              </w:rPr>
              <w:t>3.2.3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Data Storage</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19</w:t>
            </w:r>
            <w:r w:rsidRPr="0062378C">
              <w:rPr>
                <w:rFonts w:ascii="Times New Roman" w:hAnsi="Times New Roman" w:cs="Times New Roman"/>
                <w:noProof/>
                <w:webHidden/>
              </w:rPr>
              <w:fldChar w:fldCharType="end"/>
            </w:r>
          </w:hyperlink>
        </w:p>
        <w:p w14:paraId="590B0FDC" w14:textId="182BAA34"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5" w:history="1">
            <w:r w:rsidRPr="0062378C">
              <w:rPr>
                <w:rStyle w:val="Hyperlink"/>
                <w:rFonts w:ascii="Times New Roman" w:hAnsi="Times New Roman" w:cs="Times New Roman"/>
                <w:noProof/>
              </w:rPr>
              <w:t>3.2.4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Presentation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20</w:t>
            </w:r>
            <w:r w:rsidRPr="0062378C">
              <w:rPr>
                <w:rFonts w:ascii="Times New Roman" w:hAnsi="Times New Roman" w:cs="Times New Roman"/>
                <w:noProof/>
                <w:webHidden/>
              </w:rPr>
              <w:fldChar w:fldCharType="end"/>
            </w:r>
          </w:hyperlink>
        </w:p>
        <w:p w14:paraId="186C4F41" w14:textId="0A8C567F"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56" w:history="1">
            <w:r w:rsidRPr="0062378C">
              <w:rPr>
                <w:rStyle w:val="Hyperlink"/>
                <w:rFonts w:ascii="Times New Roman" w:hAnsi="Times New Roman" w:cs="Times New Roman"/>
                <w:noProof/>
              </w:rPr>
              <w:t>3.3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Alerts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20</w:t>
            </w:r>
            <w:r w:rsidRPr="0062378C">
              <w:rPr>
                <w:rFonts w:ascii="Times New Roman" w:hAnsi="Times New Roman" w:cs="Times New Roman"/>
                <w:noProof/>
                <w:webHidden/>
              </w:rPr>
              <w:fldChar w:fldCharType="end"/>
            </w:r>
          </w:hyperlink>
        </w:p>
        <w:p w14:paraId="0E292C69" w14:textId="36C4E89C"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7" w:history="1">
            <w:r w:rsidRPr="0062378C">
              <w:rPr>
                <w:rStyle w:val="Hyperlink"/>
                <w:rFonts w:ascii="Times New Roman" w:hAnsi="Times New Roman" w:cs="Times New Roman"/>
                <w:noProof/>
              </w:rPr>
              <w:t>3.3.1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Alert Definition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20</w:t>
            </w:r>
            <w:r w:rsidRPr="0062378C">
              <w:rPr>
                <w:rFonts w:ascii="Times New Roman" w:hAnsi="Times New Roman" w:cs="Times New Roman"/>
                <w:noProof/>
                <w:webHidden/>
              </w:rPr>
              <w:fldChar w:fldCharType="end"/>
            </w:r>
          </w:hyperlink>
        </w:p>
        <w:p w14:paraId="5C9969AC" w14:textId="4BF0997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58" w:history="1">
            <w:r w:rsidRPr="0062378C">
              <w:rPr>
                <w:rStyle w:val="Hyperlink"/>
                <w:rFonts w:ascii="Times New Roman" w:hAnsi="Times New Roman" w:cs="Times New Roman"/>
                <w:noProof/>
              </w:rPr>
              <w:t>3.3.2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Alert Evaluation and Actuation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22</w:t>
            </w:r>
            <w:r w:rsidRPr="0062378C">
              <w:rPr>
                <w:rFonts w:ascii="Times New Roman" w:hAnsi="Times New Roman" w:cs="Times New Roman"/>
                <w:noProof/>
                <w:webHidden/>
              </w:rPr>
              <w:fldChar w:fldCharType="end"/>
            </w:r>
          </w:hyperlink>
        </w:p>
        <w:p w14:paraId="0477C7CD" w14:textId="11B7FAD1"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59" w:history="1">
            <w:r w:rsidRPr="0062378C">
              <w:rPr>
                <w:rStyle w:val="Hyperlink"/>
                <w:rFonts w:ascii="Times New Roman" w:hAnsi="Times New Roman" w:cs="Times New Roman"/>
                <w:noProof/>
              </w:rPr>
              <w:t>3.4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Performance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_Toc214006659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23</w:t>
            </w:r>
            <w:r w:rsidRPr="0062378C">
              <w:rPr>
                <w:rFonts w:ascii="Times New Roman" w:hAnsi="Times New Roman" w:cs="Times New Roman"/>
                <w:noProof/>
                <w:webHidden/>
              </w:rPr>
              <w:fldChar w:fldCharType="end"/>
            </w:r>
          </w:hyperlink>
        </w:p>
        <w:p w14:paraId="0238AE8F" w14:textId="46059A47"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0" w:history="1">
            <w:r w:rsidRPr="0062378C">
              <w:rPr>
                <w:rStyle w:val="Hyperlink"/>
                <w:rFonts w:ascii="Times New Roman" w:hAnsi="Times New Roman" w:cs="Times New Roman"/>
                <w:noProof/>
              </w:rPr>
              <w:t>3.4.1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Updating and Delivery Frequency</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24</w:t>
            </w:r>
            <w:r w:rsidRPr="0062378C">
              <w:rPr>
                <w:rFonts w:ascii="Times New Roman" w:hAnsi="Times New Roman" w:cs="Times New Roman"/>
                <w:noProof/>
                <w:webHidden/>
              </w:rPr>
              <w:fldChar w:fldCharType="end"/>
            </w:r>
          </w:hyperlink>
        </w:p>
        <w:p w14:paraId="538D686F" w14:textId="751C4B73"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1" w:history="1">
            <w:r w:rsidRPr="0062378C">
              <w:rPr>
                <w:rStyle w:val="Hyperlink"/>
                <w:rFonts w:ascii="Times New Roman" w:hAnsi="Times New Roman" w:cs="Times New Roman"/>
                <w:noProof/>
              </w:rPr>
              <w:t>3.4.2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Reliability</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24</w:t>
            </w:r>
            <w:r w:rsidRPr="0062378C">
              <w:rPr>
                <w:rFonts w:ascii="Times New Roman" w:hAnsi="Times New Roman" w:cs="Times New Roman"/>
                <w:noProof/>
                <w:webHidden/>
              </w:rPr>
              <w:fldChar w:fldCharType="end"/>
            </w:r>
          </w:hyperlink>
        </w:p>
        <w:p w14:paraId="72EC44E9" w14:textId="39C5AC20"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2" w:history="1">
            <w:r w:rsidRPr="0062378C">
              <w:rPr>
                <w:rStyle w:val="Hyperlink"/>
                <w:rFonts w:ascii="Times New Roman" w:hAnsi="Times New Roman" w:cs="Times New Roman"/>
                <w:noProof/>
              </w:rPr>
              <w:t>3.4.3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Maintainability</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24</w:t>
            </w:r>
            <w:r w:rsidRPr="0062378C">
              <w:rPr>
                <w:rFonts w:ascii="Times New Roman" w:hAnsi="Times New Roman" w:cs="Times New Roman"/>
                <w:noProof/>
                <w:webHidden/>
              </w:rPr>
              <w:fldChar w:fldCharType="end"/>
            </w:r>
          </w:hyperlink>
        </w:p>
        <w:p w14:paraId="6D1CA6A3" w14:textId="2F7D80AC"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3" w:history="1">
            <w:r w:rsidRPr="0062378C">
              <w:rPr>
                <w:rStyle w:val="Hyperlink"/>
                <w:rFonts w:ascii="Times New Roman" w:hAnsi="Times New Roman" w:cs="Times New Roman"/>
                <w:noProof/>
              </w:rPr>
              <w:t>3.4.4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Performance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_Toc214006663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25</w:t>
            </w:r>
            <w:r w:rsidRPr="0062378C">
              <w:rPr>
                <w:rFonts w:ascii="Times New Roman" w:hAnsi="Times New Roman" w:cs="Times New Roman"/>
                <w:noProof/>
                <w:webHidden/>
              </w:rPr>
              <w:fldChar w:fldCharType="end"/>
            </w:r>
          </w:hyperlink>
        </w:p>
        <w:p w14:paraId="7F31AF20" w14:textId="20EB8FD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4" w:history="1">
            <w:r w:rsidRPr="0062378C">
              <w:rPr>
                <w:rStyle w:val="Hyperlink"/>
                <w:rFonts w:ascii="Times New Roman" w:hAnsi="Times New Roman" w:cs="Times New Roman"/>
                <w:noProof/>
              </w:rPr>
              <w:t>3.4.5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Non-Functional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_Toc214006664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25</w:t>
            </w:r>
            <w:r w:rsidRPr="0062378C">
              <w:rPr>
                <w:rFonts w:ascii="Times New Roman" w:hAnsi="Times New Roman" w:cs="Times New Roman"/>
                <w:noProof/>
                <w:webHidden/>
              </w:rPr>
              <w:fldChar w:fldCharType="end"/>
            </w:r>
          </w:hyperlink>
        </w:p>
        <w:p w14:paraId="30185ED4" w14:textId="4173ECC7"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65" w:history="1">
            <w:r w:rsidRPr="0062378C">
              <w:rPr>
                <w:rStyle w:val="Hyperlink"/>
                <w:rFonts w:ascii="Times New Roman" w:hAnsi="Times New Roman" w:cs="Times New Roman"/>
                <w:noProof/>
              </w:rPr>
              <w:t>3.5</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Application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_Toc214006665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25</w:t>
            </w:r>
            <w:r w:rsidRPr="0062378C">
              <w:rPr>
                <w:rFonts w:ascii="Times New Roman" w:hAnsi="Times New Roman" w:cs="Times New Roman"/>
                <w:noProof/>
                <w:webHidden/>
              </w:rPr>
              <w:fldChar w:fldCharType="end"/>
            </w:r>
          </w:hyperlink>
        </w:p>
        <w:p w14:paraId="31FABCC3" w14:textId="5CEA6B8E"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6" w:history="1">
            <w:r w:rsidRPr="0062378C">
              <w:rPr>
                <w:rStyle w:val="Hyperlink"/>
                <w:rFonts w:ascii="Times New Roman" w:hAnsi="Times New Roman" w:cs="Times New Roman"/>
                <w:noProof/>
              </w:rPr>
              <w:t>3.5.1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General</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_Toc214006666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25</w:t>
            </w:r>
            <w:r w:rsidRPr="0062378C">
              <w:rPr>
                <w:rFonts w:ascii="Times New Roman" w:hAnsi="Times New Roman" w:cs="Times New Roman"/>
                <w:noProof/>
                <w:webHidden/>
              </w:rPr>
              <w:fldChar w:fldCharType="end"/>
            </w:r>
          </w:hyperlink>
        </w:p>
        <w:p w14:paraId="7B286532" w14:textId="65027E67"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7" w:history="1">
            <w:r w:rsidRPr="0062378C">
              <w:rPr>
                <w:rStyle w:val="Hyperlink"/>
                <w:rFonts w:ascii="Times New Roman" w:hAnsi="Times New Roman" w:cs="Times New Roman"/>
                <w:noProof/>
              </w:rPr>
              <w:t>3.5.2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Data Format and Standards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_Toc214006667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26</w:t>
            </w:r>
            <w:r w:rsidRPr="0062378C">
              <w:rPr>
                <w:rFonts w:ascii="Times New Roman" w:hAnsi="Times New Roman" w:cs="Times New Roman"/>
                <w:noProof/>
                <w:webHidden/>
              </w:rPr>
              <w:fldChar w:fldCharType="end"/>
            </w:r>
          </w:hyperlink>
        </w:p>
        <w:p w14:paraId="57BF1FA1" w14:textId="4F6D65CD"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8" w:history="1">
            <w:r w:rsidRPr="0062378C">
              <w:rPr>
                <w:rStyle w:val="Hyperlink"/>
                <w:rFonts w:ascii="Times New Roman" w:hAnsi="Times New Roman" w:cs="Times New Roman"/>
                <w:noProof/>
              </w:rPr>
              <w:t>3.5.3</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Interface Display</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_Toc214006668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27</w:t>
            </w:r>
            <w:r w:rsidRPr="0062378C">
              <w:rPr>
                <w:rFonts w:ascii="Times New Roman" w:hAnsi="Times New Roman" w:cs="Times New Roman"/>
                <w:noProof/>
                <w:webHidden/>
              </w:rPr>
              <w:fldChar w:fldCharType="end"/>
            </w:r>
          </w:hyperlink>
        </w:p>
        <w:p w14:paraId="5A2D560D" w14:textId="70A5FC59"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69" w:history="1">
            <w:r w:rsidRPr="0062378C">
              <w:rPr>
                <w:rStyle w:val="Hyperlink"/>
                <w:rFonts w:ascii="Times New Roman" w:hAnsi="Times New Roman" w:cs="Times New Roman"/>
                <w:noProof/>
              </w:rPr>
              <w:t>3.5.4</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Control</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_Toc214006669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27</w:t>
            </w:r>
            <w:r w:rsidRPr="0062378C">
              <w:rPr>
                <w:rFonts w:ascii="Times New Roman" w:hAnsi="Times New Roman" w:cs="Times New Roman"/>
                <w:noProof/>
                <w:webHidden/>
              </w:rPr>
              <w:fldChar w:fldCharType="end"/>
            </w:r>
          </w:hyperlink>
        </w:p>
        <w:p w14:paraId="184B2683" w14:textId="5B9C4D1F" w:rsidR="0062378C" w:rsidRPr="0062378C" w:rsidRDefault="0062378C">
          <w:pPr>
            <w:pStyle w:val="TOC2"/>
            <w:tabs>
              <w:tab w:val="left" w:pos="960"/>
              <w:tab w:val="right" w:leader="dot" w:pos="9350"/>
            </w:tabs>
            <w:rPr>
              <w:rFonts w:ascii="Times New Roman" w:hAnsi="Times New Roman" w:cs="Times New Roman"/>
              <w:noProof/>
              <w:kern w:val="2"/>
              <w:lang w:eastAsia="en-US"/>
              <w14:ligatures w14:val="standardContextual"/>
            </w:rPr>
          </w:pPr>
          <w:hyperlink w:anchor="_Toc214006670" w:history="1">
            <w:r w:rsidRPr="0062378C">
              <w:rPr>
                <w:rStyle w:val="Hyperlink"/>
                <w:rFonts w:ascii="Times New Roman" w:hAnsi="Times New Roman" w:cs="Times New Roman"/>
                <w:noProof/>
              </w:rPr>
              <w:t>3.6</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Enabling Requirements</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_Toc214006670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28</w:t>
            </w:r>
            <w:r w:rsidRPr="0062378C">
              <w:rPr>
                <w:rFonts w:ascii="Times New Roman" w:hAnsi="Times New Roman" w:cs="Times New Roman"/>
                <w:noProof/>
                <w:webHidden/>
              </w:rPr>
              <w:fldChar w:fldCharType="end"/>
            </w:r>
          </w:hyperlink>
        </w:p>
        <w:p w14:paraId="161137C0" w14:textId="515E1205"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71" w:history="1">
            <w:r w:rsidRPr="0062378C">
              <w:rPr>
                <w:rStyle w:val="Hyperlink"/>
                <w:rFonts w:ascii="Times New Roman" w:hAnsi="Times New Roman" w:cs="Times New Roman"/>
                <w:noProof/>
              </w:rPr>
              <w:t>3.6.1</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Installation Design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_Toc214006671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28</w:t>
            </w:r>
            <w:r w:rsidRPr="0062378C">
              <w:rPr>
                <w:rFonts w:ascii="Times New Roman" w:hAnsi="Times New Roman" w:cs="Times New Roman"/>
                <w:noProof/>
                <w:webHidden/>
              </w:rPr>
              <w:fldChar w:fldCharType="end"/>
            </w:r>
          </w:hyperlink>
        </w:p>
        <w:p w14:paraId="2D947128" w14:textId="36E761BB" w:rsidR="0062378C" w:rsidRPr="0062378C" w:rsidRDefault="0062378C">
          <w:pPr>
            <w:pStyle w:val="TOC3"/>
            <w:tabs>
              <w:tab w:val="left" w:pos="1440"/>
              <w:tab w:val="right" w:leader="dot" w:pos="9350"/>
            </w:tabs>
            <w:rPr>
              <w:rFonts w:ascii="Times New Roman" w:hAnsi="Times New Roman" w:cs="Times New Roman"/>
              <w:noProof/>
              <w:kern w:val="2"/>
              <w:lang w:eastAsia="en-US"/>
              <w14:ligatures w14:val="standardContextual"/>
            </w:rPr>
          </w:pPr>
          <w:hyperlink w:anchor="_Toc214006672" w:history="1">
            <w:r w:rsidRPr="0062378C">
              <w:rPr>
                <w:rStyle w:val="Hyperlink"/>
                <w:rFonts w:ascii="Times New Roman" w:hAnsi="Times New Roman" w:cs="Times New Roman"/>
                <w:noProof/>
              </w:rPr>
              <w:t>3.6.2</w:t>
            </w:r>
            <w:r w:rsidRPr="0062378C">
              <w:rPr>
                <w:rFonts w:ascii="Times New Roman" w:hAnsi="Times New Roman" w:cs="Times New Roman"/>
                <w:noProof/>
                <w:kern w:val="2"/>
                <w:lang w:eastAsia="en-US"/>
                <w14:ligatures w14:val="standardContextual"/>
              </w:rPr>
              <w:tab/>
            </w:r>
            <w:r w:rsidRPr="0062378C">
              <w:rPr>
                <w:rStyle w:val="Hyperlink"/>
                <w:rFonts w:ascii="Times New Roman" w:hAnsi="Times New Roman" w:cs="Times New Roman"/>
                <w:noProof/>
              </w:rPr>
              <w:t>Documentation</w:t>
            </w:r>
            <w:r w:rsidRPr="0062378C">
              <w:rPr>
                <w:rFonts w:ascii="Times New Roman" w:hAnsi="Times New Roman" w:cs="Times New Roman"/>
                <w:noProof/>
                <w:webHidden/>
              </w:rPr>
              <w:tab/>
            </w:r>
            <w:r w:rsidRPr="0062378C">
              <w:rPr>
                <w:rFonts w:ascii="Times New Roman" w:hAnsi="Times New Roman" w:cs="Times New Roman"/>
                <w:noProof/>
                <w:webHidden/>
              </w:rPr>
              <w:fldChar w:fldCharType="begin"/>
            </w:r>
            <w:r w:rsidRPr="0062378C">
              <w:rPr>
                <w:rFonts w:ascii="Times New Roman" w:hAnsi="Times New Roman" w:cs="Times New Roman"/>
                <w:noProof/>
                <w:webHidden/>
              </w:rPr>
              <w:instrText xml:space="preserve"> PAGEREF _Toc214006672 \h </w:instrText>
            </w:r>
            <w:r w:rsidRPr="0062378C">
              <w:rPr>
                <w:rFonts w:ascii="Times New Roman" w:hAnsi="Times New Roman" w:cs="Times New Roman"/>
                <w:noProof/>
                <w:webHidden/>
              </w:rPr>
            </w:r>
            <w:r w:rsidRPr="0062378C">
              <w:rPr>
                <w:rFonts w:ascii="Times New Roman" w:hAnsi="Times New Roman" w:cs="Times New Roman"/>
                <w:noProof/>
                <w:webHidden/>
              </w:rPr>
              <w:fldChar w:fldCharType="separate"/>
            </w:r>
            <w:r w:rsidRPr="0062378C">
              <w:rPr>
                <w:rFonts w:ascii="Times New Roman" w:hAnsi="Times New Roman" w:cs="Times New Roman"/>
                <w:noProof/>
                <w:webHidden/>
              </w:rPr>
              <w:t>29</w:t>
            </w:r>
            <w:r w:rsidRPr="0062378C">
              <w:rPr>
                <w:rFonts w:ascii="Times New Roman" w:hAnsi="Times New Roman" w:cs="Times New Roman"/>
                <w:noProof/>
                <w:webHidden/>
              </w:rPr>
              <w:fldChar w:fldCharType="end"/>
            </w:r>
          </w:hyperlink>
        </w:p>
        <w:p w14:paraId="75C4BDF0" w14:textId="659D1BF2" w:rsidR="0062378C" w:rsidRDefault="0062378C">
          <w:r w:rsidRPr="0062378C">
            <w:rPr>
              <w:rFonts w:ascii="Times New Roman" w:hAnsi="Times New Roman" w:cs="Times New Roman"/>
              <w:b/>
              <w:bCs/>
              <w:noProof/>
            </w:rPr>
            <w:fldChar w:fldCharType="end"/>
          </w:r>
        </w:p>
      </w:sdtContent>
    </w:sdt>
    <w:p w14:paraId="74BA5999" w14:textId="1A137E41" w:rsidR="00CC2FE1" w:rsidRDefault="00CC2FE1" w:rsidP="004235C4">
      <w:pPr>
        <w:pStyle w:val="TOCHeading"/>
      </w:pPr>
    </w:p>
    <w:p w14:paraId="45060E49" w14:textId="77777777" w:rsidR="00AD3B82" w:rsidRDefault="00AD3B82">
      <w:pPr>
        <w:rPr>
          <w:rFonts w:ascii="Times New Roman" w:hAnsi="Times New Roman" w:cs="Times New Roman"/>
        </w:rPr>
      </w:pPr>
    </w:p>
    <w:p w14:paraId="322BF54C" w14:textId="77777777" w:rsidR="00AD3B82" w:rsidRDefault="00AD3B82">
      <w:pPr>
        <w:rPr>
          <w:rFonts w:ascii="Times New Roman" w:hAnsi="Times New Roman" w:cs="Times New Roman"/>
        </w:rPr>
      </w:pPr>
    </w:p>
    <w:p w14:paraId="2C1FD8D3" w14:textId="77777777" w:rsidR="00AD3B82" w:rsidRDefault="00AD3B82">
      <w:pPr>
        <w:rPr>
          <w:rFonts w:ascii="Times New Roman" w:hAnsi="Times New Roman" w:cs="Times New Roman"/>
        </w:rPr>
      </w:pPr>
    </w:p>
    <w:p w14:paraId="63C0C13F" w14:textId="77777777" w:rsidR="00AD3B82" w:rsidRDefault="00AD3B82">
      <w:pPr>
        <w:rPr>
          <w:rFonts w:ascii="Times New Roman" w:hAnsi="Times New Roman" w:cs="Times New Roman"/>
        </w:rPr>
      </w:pPr>
    </w:p>
    <w:p w14:paraId="6200B182" w14:textId="77777777" w:rsidR="00AD3B82" w:rsidRDefault="00AD3B82">
      <w:pPr>
        <w:rPr>
          <w:rFonts w:ascii="Times New Roman" w:hAnsi="Times New Roman" w:cs="Times New Roman"/>
        </w:rPr>
      </w:pPr>
    </w:p>
    <w:p w14:paraId="471172EF" w14:textId="77777777" w:rsidR="00AD3B82" w:rsidRDefault="00AD3B82">
      <w:pPr>
        <w:rPr>
          <w:rFonts w:ascii="Times New Roman" w:hAnsi="Times New Roman" w:cs="Times New Roman"/>
        </w:rPr>
      </w:pPr>
    </w:p>
    <w:p w14:paraId="706295A2" w14:textId="77777777" w:rsidR="00AD3B82" w:rsidRDefault="00AD3B82">
      <w:pPr>
        <w:rPr>
          <w:rFonts w:ascii="Times New Roman" w:hAnsi="Times New Roman" w:cs="Times New Roman"/>
        </w:rPr>
      </w:pPr>
    </w:p>
    <w:p w14:paraId="31606944" w14:textId="77777777" w:rsidR="00AD3B82" w:rsidRDefault="00AD3B82">
      <w:pPr>
        <w:rPr>
          <w:rFonts w:ascii="Times New Roman" w:hAnsi="Times New Roman" w:cs="Times New Roman"/>
        </w:rPr>
      </w:pPr>
    </w:p>
    <w:p w14:paraId="22B8CCC5" w14:textId="77777777" w:rsidR="00AD3B82" w:rsidRDefault="00AD3B82">
      <w:pPr>
        <w:rPr>
          <w:rFonts w:ascii="Times New Roman" w:hAnsi="Times New Roman" w:cs="Times New Roman"/>
        </w:rPr>
      </w:pPr>
    </w:p>
    <w:p w14:paraId="2871C06A" w14:textId="77777777" w:rsidR="00AD3B82" w:rsidRDefault="00AD3B82">
      <w:pPr>
        <w:rPr>
          <w:rFonts w:ascii="Times New Roman" w:hAnsi="Times New Roman" w:cs="Times New Roman"/>
        </w:rPr>
      </w:pPr>
    </w:p>
    <w:p w14:paraId="3040C505" w14:textId="77777777" w:rsidR="00AD3B82" w:rsidRDefault="00AD3B82">
      <w:pPr>
        <w:rPr>
          <w:rFonts w:ascii="Times New Roman" w:hAnsi="Times New Roman" w:cs="Times New Roman"/>
        </w:rPr>
      </w:pPr>
    </w:p>
    <w:p w14:paraId="2160747E" w14:textId="77777777" w:rsidR="00AD3B82" w:rsidRDefault="00AD3B82">
      <w:pPr>
        <w:rPr>
          <w:rFonts w:ascii="Times New Roman" w:hAnsi="Times New Roman" w:cs="Times New Roman"/>
        </w:rPr>
      </w:pPr>
    </w:p>
    <w:p w14:paraId="1E7C61DC" w14:textId="77777777" w:rsidR="00AD3B82" w:rsidRDefault="00AD3B82">
      <w:pPr>
        <w:rPr>
          <w:rFonts w:ascii="Times New Roman" w:hAnsi="Times New Roman" w:cs="Times New Roman"/>
        </w:rPr>
      </w:pPr>
    </w:p>
    <w:p w14:paraId="683FD5D9" w14:textId="77777777" w:rsidR="00AD3B82" w:rsidRDefault="00AD3B82">
      <w:pPr>
        <w:rPr>
          <w:rFonts w:ascii="Times New Roman" w:hAnsi="Times New Roman" w:cs="Times New Roman"/>
        </w:rPr>
      </w:pPr>
    </w:p>
    <w:p w14:paraId="200E2BF4" w14:textId="77777777" w:rsidR="00AD3B82" w:rsidRDefault="00AD3B82">
      <w:pPr>
        <w:rPr>
          <w:rFonts w:ascii="Times New Roman" w:hAnsi="Times New Roman" w:cs="Times New Roman"/>
        </w:rPr>
      </w:pPr>
    </w:p>
    <w:p w14:paraId="066B93D8" w14:textId="77777777" w:rsidR="00AD3B82" w:rsidRDefault="00AD3B82">
      <w:pPr>
        <w:rPr>
          <w:rFonts w:ascii="Times New Roman" w:hAnsi="Times New Roman" w:cs="Times New Roman"/>
        </w:rPr>
      </w:pPr>
    </w:p>
    <w:p w14:paraId="4E306C4B" w14:textId="77777777" w:rsidR="00AD3B82" w:rsidRDefault="00AD3B82">
      <w:pPr>
        <w:rPr>
          <w:rFonts w:ascii="Times New Roman" w:hAnsi="Times New Roman" w:cs="Times New Roman"/>
        </w:rPr>
      </w:pPr>
    </w:p>
    <w:p w14:paraId="3D7CCA5B" w14:textId="77777777" w:rsidR="00AD3B82" w:rsidRDefault="00AD3B82">
      <w:pPr>
        <w:rPr>
          <w:rFonts w:ascii="Times New Roman" w:hAnsi="Times New Roman" w:cs="Times New Roman"/>
        </w:rPr>
      </w:pPr>
    </w:p>
    <w:p w14:paraId="7EAF421B" w14:textId="77777777" w:rsidR="00AD3B82" w:rsidRDefault="00AD3B82">
      <w:pPr>
        <w:rPr>
          <w:rFonts w:ascii="Times New Roman" w:hAnsi="Times New Roman" w:cs="Times New Roman"/>
        </w:rPr>
      </w:pPr>
    </w:p>
    <w:p w14:paraId="018B8E7B" w14:textId="77777777" w:rsidR="00AD3B82" w:rsidRDefault="00AD3B82">
      <w:pPr>
        <w:rPr>
          <w:rFonts w:ascii="Times New Roman" w:hAnsi="Times New Roman" w:cs="Times New Roman"/>
        </w:rPr>
      </w:pPr>
    </w:p>
    <w:p w14:paraId="42A1F7FB" w14:textId="77777777" w:rsidR="00AD3B82" w:rsidRDefault="00AD3B82">
      <w:pPr>
        <w:rPr>
          <w:rFonts w:ascii="Times New Roman" w:hAnsi="Times New Roman" w:cs="Times New Roman"/>
        </w:rPr>
      </w:pPr>
    </w:p>
    <w:p w14:paraId="26FA88B5" w14:textId="77777777" w:rsidR="00AD3B82" w:rsidRDefault="00AD3B82">
      <w:pPr>
        <w:rPr>
          <w:rFonts w:ascii="Times New Roman" w:hAnsi="Times New Roman" w:cs="Times New Roman"/>
        </w:rPr>
      </w:pPr>
    </w:p>
    <w:p w14:paraId="3AA0F495" w14:textId="77777777" w:rsidR="00AD3B82" w:rsidRPr="00AD3B82" w:rsidRDefault="00AD3B82" w:rsidP="00AD3B82">
      <w:pPr>
        <w:jc w:val="center"/>
        <w:rPr>
          <w:rFonts w:ascii="Times New Roman" w:hAnsi="Times New Roman" w:cs="Times New Roman"/>
          <w:b/>
          <w:bCs/>
          <w:sz w:val="36"/>
          <w:szCs w:val="36"/>
        </w:rPr>
      </w:pPr>
      <w:r w:rsidRPr="00AD3B82">
        <w:rPr>
          <w:rFonts w:ascii="Times New Roman" w:hAnsi="Times New Roman" w:cs="Times New Roman"/>
          <w:b/>
          <w:bCs/>
          <w:sz w:val="36"/>
          <w:szCs w:val="36"/>
        </w:rPr>
        <w:lastRenderedPageBreak/>
        <w:t>List of Figures</w:t>
      </w:r>
    </w:p>
    <w:p w14:paraId="74DB8D83" w14:textId="4257BAAA" w:rsidR="00395061" w:rsidRDefault="00395061" w:rsidP="00AD3B82">
      <w:pPr>
        <w:jc w:val="center"/>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p>
    <w:p w14:paraId="25D0CFDB" w14:textId="1655E6DF" w:rsidR="00395061" w:rsidRDefault="00395061">
      <w:pPr>
        <w:pStyle w:val="TableofFigures"/>
        <w:tabs>
          <w:tab w:val="right" w:leader="dot" w:pos="9350"/>
        </w:tabs>
        <w:rPr>
          <w:noProof/>
        </w:rPr>
      </w:pPr>
      <w:hyperlink w:anchor="_Toc215562904" w:history="1">
        <w:r w:rsidRPr="00BA7D85">
          <w:rPr>
            <w:rStyle w:val="Hyperlink"/>
            <w:noProof/>
          </w:rPr>
          <w:t>Figure 1: ERD representing simple table structure for user information and alert definitions</w:t>
        </w:r>
        <w:r>
          <w:rPr>
            <w:noProof/>
            <w:webHidden/>
          </w:rPr>
          <w:tab/>
        </w:r>
        <w:r>
          <w:rPr>
            <w:noProof/>
            <w:webHidden/>
          </w:rPr>
          <w:fldChar w:fldCharType="begin"/>
        </w:r>
        <w:r>
          <w:rPr>
            <w:noProof/>
            <w:webHidden/>
          </w:rPr>
          <w:instrText xml:space="preserve"> PAGEREF _Toc215562904 \h </w:instrText>
        </w:r>
        <w:r>
          <w:rPr>
            <w:noProof/>
            <w:webHidden/>
          </w:rPr>
        </w:r>
        <w:r>
          <w:rPr>
            <w:noProof/>
            <w:webHidden/>
          </w:rPr>
          <w:fldChar w:fldCharType="separate"/>
        </w:r>
        <w:r>
          <w:rPr>
            <w:noProof/>
            <w:webHidden/>
          </w:rPr>
          <w:t>16</w:t>
        </w:r>
        <w:r>
          <w:rPr>
            <w:noProof/>
            <w:webHidden/>
          </w:rPr>
          <w:fldChar w:fldCharType="end"/>
        </w:r>
      </w:hyperlink>
    </w:p>
    <w:p w14:paraId="56C2C260" w14:textId="6168EB05" w:rsidR="00395061" w:rsidRDefault="00395061">
      <w:pPr>
        <w:pStyle w:val="TableofFigures"/>
        <w:tabs>
          <w:tab w:val="right" w:leader="dot" w:pos="9350"/>
        </w:tabs>
        <w:rPr>
          <w:noProof/>
        </w:rPr>
      </w:pPr>
      <w:hyperlink w:anchor="_Toc215562905" w:history="1">
        <w:r w:rsidRPr="00BA7D85">
          <w:rPr>
            <w:rStyle w:val="Hyperlink"/>
            <w:noProof/>
          </w:rPr>
          <w:t>Figure 2: Flow diagram displaying the management flow of user authentication and account management.</w:t>
        </w:r>
        <w:r>
          <w:rPr>
            <w:noProof/>
            <w:webHidden/>
          </w:rPr>
          <w:tab/>
        </w:r>
        <w:r>
          <w:rPr>
            <w:noProof/>
            <w:webHidden/>
          </w:rPr>
          <w:fldChar w:fldCharType="begin"/>
        </w:r>
        <w:r>
          <w:rPr>
            <w:noProof/>
            <w:webHidden/>
          </w:rPr>
          <w:instrText xml:space="preserve"> PAGEREF _Toc215562905 \h </w:instrText>
        </w:r>
        <w:r>
          <w:rPr>
            <w:noProof/>
            <w:webHidden/>
          </w:rPr>
        </w:r>
        <w:r>
          <w:rPr>
            <w:noProof/>
            <w:webHidden/>
          </w:rPr>
          <w:fldChar w:fldCharType="separate"/>
        </w:r>
        <w:r>
          <w:rPr>
            <w:noProof/>
            <w:webHidden/>
          </w:rPr>
          <w:t>17</w:t>
        </w:r>
        <w:r>
          <w:rPr>
            <w:noProof/>
            <w:webHidden/>
          </w:rPr>
          <w:fldChar w:fldCharType="end"/>
        </w:r>
      </w:hyperlink>
    </w:p>
    <w:p w14:paraId="08A7B119" w14:textId="3D216EDF" w:rsidR="00395061" w:rsidRDefault="00395061">
      <w:pPr>
        <w:pStyle w:val="TableofFigures"/>
        <w:tabs>
          <w:tab w:val="right" w:leader="dot" w:pos="9350"/>
        </w:tabs>
        <w:rPr>
          <w:noProof/>
        </w:rPr>
      </w:pPr>
      <w:hyperlink w:anchor="_Toc215562906" w:history="1">
        <w:r w:rsidRPr="00BA7D85">
          <w:rPr>
            <w:rStyle w:val="Hyperlink"/>
            <w:noProof/>
          </w:rPr>
          <w:t>Figure 3: Example wireframe for a login page where the user will be directed to before being able to view their saved alerts.</w:t>
        </w:r>
        <w:r>
          <w:rPr>
            <w:noProof/>
            <w:webHidden/>
          </w:rPr>
          <w:tab/>
        </w:r>
        <w:r>
          <w:rPr>
            <w:noProof/>
            <w:webHidden/>
          </w:rPr>
          <w:fldChar w:fldCharType="begin"/>
        </w:r>
        <w:r>
          <w:rPr>
            <w:noProof/>
            <w:webHidden/>
          </w:rPr>
          <w:instrText xml:space="preserve"> PAGEREF _Toc215562906 \h </w:instrText>
        </w:r>
        <w:r>
          <w:rPr>
            <w:noProof/>
            <w:webHidden/>
          </w:rPr>
        </w:r>
        <w:r>
          <w:rPr>
            <w:noProof/>
            <w:webHidden/>
          </w:rPr>
          <w:fldChar w:fldCharType="separate"/>
        </w:r>
        <w:r>
          <w:rPr>
            <w:noProof/>
            <w:webHidden/>
          </w:rPr>
          <w:t>18</w:t>
        </w:r>
        <w:r>
          <w:rPr>
            <w:noProof/>
            <w:webHidden/>
          </w:rPr>
          <w:fldChar w:fldCharType="end"/>
        </w:r>
      </w:hyperlink>
    </w:p>
    <w:p w14:paraId="2441C5DB" w14:textId="17F9D556" w:rsidR="00395061" w:rsidRDefault="00395061">
      <w:pPr>
        <w:pStyle w:val="TableofFigures"/>
        <w:tabs>
          <w:tab w:val="right" w:leader="dot" w:pos="9350"/>
        </w:tabs>
        <w:rPr>
          <w:noProof/>
        </w:rPr>
      </w:pPr>
      <w:hyperlink w:anchor="_Toc215562907" w:history="1">
        <w:r w:rsidRPr="00BA7D85">
          <w:rPr>
            <w:rStyle w:val="Hyperlink"/>
            <w:noProof/>
          </w:rPr>
          <w:t>Figure 4: Example wireframe for configuring an alert with conditions and general information.</w:t>
        </w:r>
        <w:r>
          <w:rPr>
            <w:noProof/>
            <w:webHidden/>
          </w:rPr>
          <w:tab/>
        </w:r>
        <w:r>
          <w:rPr>
            <w:noProof/>
            <w:webHidden/>
          </w:rPr>
          <w:fldChar w:fldCharType="begin"/>
        </w:r>
        <w:r>
          <w:rPr>
            <w:noProof/>
            <w:webHidden/>
          </w:rPr>
          <w:instrText xml:space="preserve"> PAGEREF _Toc215562907 \h </w:instrText>
        </w:r>
        <w:r>
          <w:rPr>
            <w:noProof/>
            <w:webHidden/>
          </w:rPr>
        </w:r>
        <w:r>
          <w:rPr>
            <w:noProof/>
            <w:webHidden/>
          </w:rPr>
          <w:fldChar w:fldCharType="separate"/>
        </w:r>
        <w:r>
          <w:rPr>
            <w:noProof/>
            <w:webHidden/>
          </w:rPr>
          <w:t>19</w:t>
        </w:r>
        <w:r>
          <w:rPr>
            <w:noProof/>
            <w:webHidden/>
          </w:rPr>
          <w:fldChar w:fldCharType="end"/>
        </w:r>
      </w:hyperlink>
    </w:p>
    <w:p w14:paraId="0A5017C3" w14:textId="723207B8" w:rsidR="00395061" w:rsidRDefault="00395061">
      <w:pPr>
        <w:pStyle w:val="TableofFigures"/>
        <w:tabs>
          <w:tab w:val="right" w:leader="dot" w:pos="9350"/>
        </w:tabs>
        <w:rPr>
          <w:noProof/>
        </w:rPr>
      </w:pPr>
      <w:hyperlink w:anchor="_Toc215562908" w:history="1">
        <w:r w:rsidRPr="00BA7D85">
          <w:rPr>
            <w:rStyle w:val="Hyperlink"/>
            <w:noProof/>
          </w:rPr>
          <w:t>Figure 5: Example wireframe displaying the history of triggered user-defined alerts.</w:t>
        </w:r>
        <w:r>
          <w:rPr>
            <w:noProof/>
            <w:webHidden/>
          </w:rPr>
          <w:tab/>
        </w:r>
        <w:r>
          <w:rPr>
            <w:noProof/>
            <w:webHidden/>
          </w:rPr>
          <w:fldChar w:fldCharType="begin"/>
        </w:r>
        <w:r>
          <w:rPr>
            <w:noProof/>
            <w:webHidden/>
          </w:rPr>
          <w:instrText xml:space="preserve"> PAGEREF _Toc215562908 \h </w:instrText>
        </w:r>
        <w:r>
          <w:rPr>
            <w:noProof/>
            <w:webHidden/>
          </w:rPr>
        </w:r>
        <w:r>
          <w:rPr>
            <w:noProof/>
            <w:webHidden/>
          </w:rPr>
          <w:fldChar w:fldCharType="separate"/>
        </w:r>
        <w:r>
          <w:rPr>
            <w:noProof/>
            <w:webHidden/>
          </w:rPr>
          <w:t>20</w:t>
        </w:r>
        <w:r>
          <w:rPr>
            <w:noProof/>
            <w:webHidden/>
          </w:rPr>
          <w:fldChar w:fldCharType="end"/>
        </w:r>
      </w:hyperlink>
    </w:p>
    <w:p w14:paraId="3DAC45F8" w14:textId="4B987794" w:rsidR="00395061" w:rsidRDefault="00395061">
      <w:pPr>
        <w:pStyle w:val="TableofFigures"/>
        <w:tabs>
          <w:tab w:val="right" w:leader="dot" w:pos="9350"/>
        </w:tabs>
        <w:rPr>
          <w:noProof/>
        </w:rPr>
      </w:pPr>
      <w:hyperlink w:anchor="_Toc215562909" w:history="1">
        <w:r w:rsidRPr="00BA7D85">
          <w:rPr>
            <w:rStyle w:val="Hyperlink"/>
            <w:noProof/>
          </w:rPr>
          <w:t>Figure 6: Wireframe detailing the Data Retrieval process for measured data from Caltrans.</w:t>
        </w:r>
        <w:r>
          <w:rPr>
            <w:noProof/>
            <w:webHidden/>
          </w:rPr>
          <w:tab/>
        </w:r>
        <w:r>
          <w:rPr>
            <w:noProof/>
            <w:webHidden/>
          </w:rPr>
          <w:fldChar w:fldCharType="begin"/>
        </w:r>
        <w:r>
          <w:rPr>
            <w:noProof/>
            <w:webHidden/>
          </w:rPr>
          <w:instrText xml:space="preserve"> PAGEREF _Toc215562909 \h </w:instrText>
        </w:r>
        <w:r>
          <w:rPr>
            <w:noProof/>
            <w:webHidden/>
          </w:rPr>
        </w:r>
        <w:r>
          <w:rPr>
            <w:noProof/>
            <w:webHidden/>
          </w:rPr>
          <w:fldChar w:fldCharType="separate"/>
        </w:r>
        <w:r>
          <w:rPr>
            <w:noProof/>
            <w:webHidden/>
          </w:rPr>
          <w:t>21</w:t>
        </w:r>
        <w:r>
          <w:rPr>
            <w:noProof/>
            <w:webHidden/>
          </w:rPr>
          <w:fldChar w:fldCharType="end"/>
        </w:r>
      </w:hyperlink>
    </w:p>
    <w:p w14:paraId="1505026E" w14:textId="5D07EB06" w:rsidR="00395061" w:rsidRDefault="00395061">
      <w:pPr>
        <w:pStyle w:val="TableofFigures"/>
        <w:tabs>
          <w:tab w:val="right" w:leader="dot" w:pos="9350"/>
        </w:tabs>
        <w:rPr>
          <w:noProof/>
        </w:rPr>
      </w:pPr>
      <w:hyperlink w:anchor="_Toc215562910" w:history="1">
        <w:r w:rsidRPr="00BA7D85">
          <w:rPr>
            <w:rStyle w:val="Hyperlink"/>
            <w:noProof/>
          </w:rPr>
          <w:t>Figure 7: Wireframe displaying RWIS data processing flow.</w:t>
        </w:r>
        <w:r>
          <w:rPr>
            <w:noProof/>
            <w:webHidden/>
          </w:rPr>
          <w:tab/>
        </w:r>
        <w:r>
          <w:rPr>
            <w:noProof/>
            <w:webHidden/>
          </w:rPr>
          <w:fldChar w:fldCharType="begin"/>
        </w:r>
        <w:r>
          <w:rPr>
            <w:noProof/>
            <w:webHidden/>
          </w:rPr>
          <w:instrText xml:space="preserve"> PAGEREF _Toc215562910 \h </w:instrText>
        </w:r>
        <w:r>
          <w:rPr>
            <w:noProof/>
            <w:webHidden/>
          </w:rPr>
        </w:r>
        <w:r>
          <w:rPr>
            <w:noProof/>
            <w:webHidden/>
          </w:rPr>
          <w:fldChar w:fldCharType="separate"/>
        </w:r>
        <w:r>
          <w:rPr>
            <w:noProof/>
            <w:webHidden/>
          </w:rPr>
          <w:t>22</w:t>
        </w:r>
        <w:r>
          <w:rPr>
            <w:noProof/>
            <w:webHidden/>
          </w:rPr>
          <w:fldChar w:fldCharType="end"/>
        </w:r>
      </w:hyperlink>
    </w:p>
    <w:p w14:paraId="7C3AE670" w14:textId="334868B8" w:rsidR="00395061" w:rsidRDefault="00395061">
      <w:pPr>
        <w:pStyle w:val="TableofFigures"/>
        <w:tabs>
          <w:tab w:val="right" w:leader="dot" w:pos="9350"/>
        </w:tabs>
        <w:rPr>
          <w:noProof/>
        </w:rPr>
      </w:pPr>
      <w:hyperlink w:anchor="_Toc215562911" w:history="1">
        <w:r w:rsidRPr="00BA7D85">
          <w:rPr>
            <w:rStyle w:val="Hyperlink"/>
            <w:noProof/>
          </w:rPr>
          <w:t>Figure 8: Example raw CSV data from CWWP2 portal</w:t>
        </w:r>
        <w:r>
          <w:rPr>
            <w:noProof/>
            <w:webHidden/>
          </w:rPr>
          <w:tab/>
        </w:r>
        <w:r>
          <w:rPr>
            <w:noProof/>
            <w:webHidden/>
          </w:rPr>
          <w:fldChar w:fldCharType="begin"/>
        </w:r>
        <w:r>
          <w:rPr>
            <w:noProof/>
            <w:webHidden/>
          </w:rPr>
          <w:instrText xml:space="preserve"> PAGEREF _Toc215562911 \h </w:instrText>
        </w:r>
        <w:r>
          <w:rPr>
            <w:noProof/>
            <w:webHidden/>
          </w:rPr>
        </w:r>
        <w:r>
          <w:rPr>
            <w:noProof/>
            <w:webHidden/>
          </w:rPr>
          <w:fldChar w:fldCharType="separate"/>
        </w:r>
        <w:r>
          <w:rPr>
            <w:noProof/>
            <w:webHidden/>
          </w:rPr>
          <w:t>23</w:t>
        </w:r>
        <w:r>
          <w:rPr>
            <w:noProof/>
            <w:webHidden/>
          </w:rPr>
          <w:fldChar w:fldCharType="end"/>
        </w:r>
      </w:hyperlink>
    </w:p>
    <w:p w14:paraId="7AA74487" w14:textId="4AB94126" w:rsidR="00395061" w:rsidRDefault="00395061">
      <w:pPr>
        <w:pStyle w:val="TableofFigures"/>
        <w:tabs>
          <w:tab w:val="right" w:leader="dot" w:pos="9350"/>
        </w:tabs>
        <w:rPr>
          <w:noProof/>
        </w:rPr>
      </w:pPr>
      <w:hyperlink w:anchor="_Toc215562912" w:history="1">
        <w:r w:rsidRPr="00BA7D85">
          <w:rPr>
            <w:rStyle w:val="Hyperlink"/>
            <w:noProof/>
          </w:rPr>
          <w:t>Figure 9: Example flow of Flat file storage process.</w:t>
        </w:r>
        <w:r>
          <w:rPr>
            <w:noProof/>
            <w:webHidden/>
          </w:rPr>
          <w:tab/>
        </w:r>
        <w:r>
          <w:rPr>
            <w:noProof/>
            <w:webHidden/>
          </w:rPr>
          <w:fldChar w:fldCharType="begin"/>
        </w:r>
        <w:r>
          <w:rPr>
            <w:noProof/>
            <w:webHidden/>
          </w:rPr>
          <w:instrText xml:space="preserve"> PAGEREF _Toc215562912 \h </w:instrText>
        </w:r>
        <w:r>
          <w:rPr>
            <w:noProof/>
            <w:webHidden/>
          </w:rPr>
        </w:r>
        <w:r>
          <w:rPr>
            <w:noProof/>
            <w:webHidden/>
          </w:rPr>
          <w:fldChar w:fldCharType="separate"/>
        </w:r>
        <w:r>
          <w:rPr>
            <w:noProof/>
            <w:webHidden/>
          </w:rPr>
          <w:t>24</w:t>
        </w:r>
        <w:r>
          <w:rPr>
            <w:noProof/>
            <w:webHidden/>
          </w:rPr>
          <w:fldChar w:fldCharType="end"/>
        </w:r>
      </w:hyperlink>
    </w:p>
    <w:p w14:paraId="7DFCFA55" w14:textId="229300FE" w:rsidR="00395061" w:rsidRDefault="00395061">
      <w:pPr>
        <w:pStyle w:val="TableofFigures"/>
        <w:tabs>
          <w:tab w:val="right" w:leader="dot" w:pos="9350"/>
        </w:tabs>
        <w:rPr>
          <w:noProof/>
        </w:rPr>
      </w:pPr>
      <w:hyperlink w:anchor="_Toc215562913" w:history="1">
        <w:r w:rsidRPr="00BA7D85">
          <w:rPr>
            <w:rStyle w:val="Hyperlink"/>
            <w:noProof/>
          </w:rPr>
          <w:t>Figure 10: Example data conversion using Python functions.</w:t>
        </w:r>
        <w:r>
          <w:rPr>
            <w:noProof/>
            <w:webHidden/>
          </w:rPr>
          <w:tab/>
        </w:r>
        <w:r>
          <w:rPr>
            <w:noProof/>
            <w:webHidden/>
          </w:rPr>
          <w:fldChar w:fldCharType="begin"/>
        </w:r>
        <w:r>
          <w:rPr>
            <w:noProof/>
            <w:webHidden/>
          </w:rPr>
          <w:instrText xml:space="preserve"> PAGEREF _Toc215562913 \h </w:instrText>
        </w:r>
        <w:r>
          <w:rPr>
            <w:noProof/>
            <w:webHidden/>
          </w:rPr>
        </w:r>
        <w:r>
          <w:rPr>
            <w:noProof/>
            <w:webHidden/>
          </w:rPr>
          <w:fldChar w:fldCharType="separate"/>
        </w:r>
        <w:r>
          <w:rPr>
            <w:noProof/>
            <w:webHidden/>
          </w:rPr>
          <w:t>25</w:t>
        </w:r>
        <w:r>
          <w:rPr>
            <w:noProof/>
            <w:webHidden/>
          </w:rPr>
          <w:fldChar w:fldCharType="end"/>
        </w:r>
      </w:hyperlink>
    </w:p>
    <w:p w14:paraId="6D1C827E" w14:textId="34F40C06" w:rsidR="00395061" w:rsidRDefault="00395061">
      <w:pPr>
        <w:pStyle w:val="TableofFigures"/>
        <w:tabs>
          <w:tab w:val="right" w:leader="dot" w:pos="9350"/>
        </w:tabs>
        <w:rPr>
          <w:noProof/>
        </w:rPr>
      </w:pPr>
      <w:hyperlink w:anchor="_Toc215562914" w:history="1">
        <w:r w:rsidRPr="00BA7D85">
          <w:rPr>
            <w:rStyle w:val="Hyperlink"/>
            <w:noProof/>
          </w:rPr>
          <w:t>Figure 11: Example wireframe displaying the alert definition flow.</w:t>
        </w:r>
        <w:r>
          <w:rPr>
            <w:noProof/>
            <w:webHidden/>
          </w:rPr>
          <w:tab/>
        </w:r>
        <w:r>
          <w:rPr>
            <w:noProof/>
            <w:webHidden/>
          </w:rPr>
          <w:fldChar w:fldCharType="begin"/>
        </w:r>
        <w:r>
          <w:rPr>
            <w:noProof/>
            <w:webHidden/>
          </w:rPr>
          <w:instrText xml:space="preserve"> PAGEREF _Toc215562914 \h </w:instrText>
        </w:r>
        <w:r>
          <w:rPr>
            <w:noProof/>
            <w:webHidden/>
          </w:rPr>
        </w:r>
        <w:r>
          <w:rPr>
            <w:noProof/>
            <w:webHidden/>
          </w:rPr>
          <w:fldChar w:fldCharType="separate"/>
        </w:r>
        <w:r>
          <w:rPr>
            <w:noProof/>
            <w:webHidden/>
          </w:rPr>
          <w:t>27</w:t>
        </w:r>
        <w:r>
          <w:rPr>
            <w:noProof/>
            <w:webHidden/>
          </w:rPr>
          <w:fldChar w:fldCharType="end"/>
        </w:r>
      </w:hyperlink>
    </w:p>
    <w:p w14:paraId="79C70019" w14:textId="2AA7644A" w:rsidR="00395061" w:rsidRDefault="00395061">
      <w:pPr>
        <w:pStyle w:val="TableofFigures"/>
        <w:tabs>
          <w:tab w:val="right" w:leader="dot" w:pos="9350"/>
        </w:tabs>
        <w:rPr>
          <w:noProof/>
        </w:rPr>
      </w:pPr>
      <w:hyperlink w:anchor="_Toc215562915" w:history="1">
        <w:r w:rsidRPr="00BA7D85">
          <w:rPr>
            <w:rStyle w:val="Hyperlink"/>
            <w:noProof/>
          </w:rPr>
          <w:t>Figure 12: Example wireframe showing an administrative alert management webpage.</w:t>
        </w:r>
        <w:r>
          <w:rPr>
            <w:noProof/>
            <w:webHidden/>
          </w:rPr>
          <w:tab/>
        </w:r>
        <w:r>
          <w:rPr>
            <w:noProof/>
            <w:webHidden/>
          </w:rPr>
          <w:fldChar w:fldCharType="begin"/>
        </w:r>
        <w:r>
          <w:rPr>
            <w:noProof/>
            <w:webHidden/>
          </w:rPr>
          <w:instrText xml:space="preserve"> PAGEREF _Toc215562915 \h </w:instrText>
        </w:r>
        <w:r>
          <w:rPr>
            <w:noProof/>
            <w:webHidden/>
          </w:rPr>
        </w:r>
        <w:r>
          <w:rPr>
            <w:noProof/>
            <w:webHidden/>
          </w:rPr>
          <w:fldChar w:fldCharType="separate"/>
        </w:r>
        <w:r>
          <w:rPr>
            <w:noProof/>
            <w:webHidden/>
          </w:rPr>
          <w:t>28</w:t>
        </w:r>
        <w:r>
          <w:rPr>
            <w:noProof/>
            <w:webHidden/>
          </w:rPr>
          <w:fldChar w:fldCharType="end"/>
        </w:r>
      </w:hyperlink>
    </w:p>
    <w:p w14:paraId="625BC7AD" w14:textId="2A38B2DF" w:rsidR="00395061" w:rsidRDefault="00395061">
      <w:pPr>
        <w:pStyle w:val="TableofFigures"/>
        <w:tabs>
          <w:tab w:val="right" w:leader="dot" w:pos="9350"/>
        </w:tabs>
        <w:rPr>
          <w:noProof/>
        </w:rPr>
      </w:pPr>
      <w:hyperlink w:anchor="_Toc215562916" w:history="1">
        <w:r w:rsidRPr="00BA7D85">
          <w:rPr>
            <w:rStyle w:val="Hyperlink"/>
            <w:noProof/>
          </w:rPr>
          <w:t>Figure 13: Example Table displaying alert definitions.</w:t>
        </w:r>
        <w:r>
          <w:rPr>
            <w:noProof/>
            <w:webHidden/>
          </w:rPr>
          <w:tab/>
        </w:r>
        <w:r>
          <w:rPr>
            <w:noProof/>
            <w:webHidden/>
          </w:rPr>
          <w:fldChar w:fldCharType="begin"/>
        </w:r>
        <w:r>
          <w:rPr>
            <w:noProof/>
            <w:webHidden/>
          </w:rPr>
          <w:instrText xml:space="preserve"> PAGEREF _Toc215562916 \h </w:instrText>
        </w:r>
        <w:r>
          <w:rPr>
            <w:noProof/>
            <w:webHidden/>
          </w:rPr>
        </w:r>
        <w:r>
          <w:rPr>
            <w:noProof/>
            <w:webHidden/>
          </w:rPr>
          <w:fldChar w:fldCharType="separate"/>
        </w:r>
        <w:r>
          <w:rPr>
            <w:noProof/>
            <w:webHidden/>
          </w:rPr>
          <w:t>28</w:t>
        </w:r>
        <w:r>
          <w:rPr>
            <w:noProof/>
            <w:webHidden/>
          </w:rPr>
          <w:fldChar w:fldCharType="end"/>
        </w:r>
      </w:hyperlink>
    </w:p>
    <w:p w14:paraId="760816C7" w14:textId="243F29B4" w:rsidR="00395061" w:rsidRDefault="00395061">
      <w:pPr>
        <w:pStyle w:val="TableofFigures"/>
        <w:tabs>
          <w:tab w:val="right" w:leader="dot" w:pos="9350"/>
        </w:tabs>
        <w:rPr>
          <w:noProof/>
        </w:rPr>
      </w:pPr>
      <w:hyperlink w:anchor="_Toc215562917" w:history="1">
        <w:r w:rsidRPr="00BA7D85">
          <w:rPr>
            <w:rStyle w:val="Hyperlink"/>
            <w:noProof/>
          </w:rPr>
          <w:t>Figure 14: Example alert defined for Bogard.</w:t>
        </w:r>
        <w:r>
          <w:rPr>
            <w:noProof/>
            <w:webHidden/>
          </w:rPr>
          <w:tab/>
        </w:r>
        <w:r>
          <w:rPr>
            <w:noProof/>
            <w:webHidden/>
          </w:rPr>
          <w:fldChar w:fldCharType="begin"/>
        </w:r>
        <w:r>
          <w:rPr>
            <w:noProof/>
            <w:webHidden/>
          </w:rPr>
          <w:instrText xml:space="preserve"> PAGEREF _Toc215562917 \h </w:instrText>
        </w:r>
        <w:r>
          <w:rPr>
            <w:noProof/>
            <w:webHidden/>
          </w:rPr>
        </w:r>
        <w:r>
          <w:rPr>
            <w:noProof/>
            <w:webHidden/>
          </w:rPr>
          <w:fldChar w:fldCharType="separate"/>
        </w:r>
        <w:r>
          <w:rPr>
            <w:noProof/>
            <w:webHidden/>
          </w:rPr>
          <w:t>29</w:t>
        </w:r>
        <w:r>
          <w:rPr>
            <w:noProof/>
            <w:webHidden/>
          </w:rPr>
          <w:fldChar w:fldCharType="end"/>
        </w:r>
      </w:hyperlink>
    </w:p>
    <w:p w14:paraId="2F5ED5D1" w14:textId="0D0F5FE3" w:rsidR="00395061" w:rsidRDefault="00395061">
      <w:pPr>
        <w:pStyle w:val="TableofFigures"/>
        <w:tabs>
          <w:tab w:val="right" w:leader="dot" w:pos="9350"/>
        </w:tabs>
        <w:rPr>
          <w:noProof/>
        </w:rPr>
      </w:pPr>
      <w:hyperlink w:anchor="_Toc215562918" w:history="1">
        <w:r w:rsidRPr="00BA7D85">
          <w:rPr>
            <w:rStyle w:val="Hyperlink"/>
            <w:noProof/>
          </w:rPr>
          <w:t>Figure 15: Example wireframe displaying the flow for Alert evaluation and actuation.</w:t>
        </w:r>
        <w:r>
          <w:rPr>
            <w:noProof/>
            <w:webHidden/>
          </w:rPr>
          <w:tab/>
        </w:r>
        <w:r>
          <w:rPr>
            <w:noProof/>
            <w:webHidden/>
          </w:rPr>
          <w:fldChar w:fldCharType="begin"/>
        </w:r>
        <w:r>
          <w:rPr>
            <w:noProof/>
            <w:webHidden/>
          </w:rPr>
          <w:instrText xml:space="preserve"> PAGEREF _Toc215562918 \h </w:instrText>
        </w:r>
        <w:r>
          <w:rPr>
            <w:noProof/>
            <w:webHidden/>
          </w:rPr>
        </w:r>
        <w:r>
          <w:rPr>
            <w:noProof/>
            <w:webHidden/>
          </w:rPr>
          <w:fldChar w:fldCharType="separate"/>
        </w:r>
        <w:r>
          <w:rPr>
            <w:noProof/>
            <w:webHidden/>
          </w:rPr>
          <w:t>30</w:t>
        </w:r>
        <w:r>
          <w:rPr>
            <w:noProof/>
            <w:webHidden/>
          </w:rPr>
          <w:fldChar w:fldCharType="end"/>
        </w:r>
      </w:hyperlink>
    </w:p>
    <w:p w14:paraId="643D80C6" w14:textId="68B85C7E" w:rsidR="00395061" w:rsidRDefault="00395061">
      <w:pPr>
        <w:pStyle w:val="TableofFigures"/>
        <w:tabs>
          <w:tab w:val="right" w:leader="dot" w:pos="9350"/>
        </w:tabs>
        <w:rPr>
          <w:noProof/>
        </w:rPr>
      </w:pPr>
      <w:hyperlink w:anchor="_Toc215562919" w:history="1">
        <w:r w:rsidRPr="00BA7D85">
          <w:rPr>
            <w:rStyle w:val="Hyperlink"/>
            <w:noProof/>
          </w:rPr>
          <w:t>Figure 16: Example view of defined alerts for Bogard.</w:t>
        </w:r>
        <w:r>
          <w:rPr>
            <w:noProof/>
            <w:webHidden/>
          </w:rPr>
          <w:tab/>
        </w:r>
        <w:r>
          <w:rPr>
            <w:noProof/>
            <w:webHidden/>
          </w:rPr>
          <w:fldChar w:fldCharType="begin"/>
        </w:r>
        <w:r>
          <w:rPr>
            <w:noProof/>
            <w:webHidden/>
          </w:rPr>
          <w:instrText xml:space="preserve"> PAGEREF _Toc215562919 \h </w:instrText>
        </w:r>
        <w:r>
          <w:rPr>
            <w:noProof/>
            <w:webHidden/>
          </w:rPr>
        </w:r>
        <w:r>
          <w:rPr>
            <w:noProof/>
            <w:webHidden/>
          </w:rPr>
          <w:fldChar w:fldCharType="separate"/>
        </w:r>
        <w:r>
          <w:rPr>
            <w:noProof/>
            <w:webHidden/>
          </w:rPr>
          <w:t>31</w:t>
        </w:r>
        <w:r>
          <w:rPr>
            <w:noProof/>
            <w:webHidden/>
          </w:rPr>
          <w:fldChar w:fldCharType="end"/>
        </w:r>
      </w:hyperlink>
    </w:p>
    <w:p w14:paraId="26822192" w14:textId="26DCA3E5" w:rsidR="00395061" w:rsidRDefault="00395061">
      <w:pPr>
        <w:pStyle w:val="TableofFigures"/>
        <w:tabs>
          <w:tab w:val="right" w:leader="dot" w:pos="9350"/>
        </w:tabs>
        <w:rPr>
          <w:noProof/>
        </w:rPr>
      </w:pPr>
      <w:hyperlink w:anchor="_Toc215562920" w:history="1">
        <w:r w:rsidRPr="00BA7D85">
          <w:rPr>
            <w:rStyle w:val="Hyperlink"/>
            <w:noProof/>
          </w:rPr>
          <w:t>Figure 17: Flow displaying the data retrieval process from the Web application.</w:t>
        </w:r>
        <w:r>
          <w:rPr>
            <w:noProof/>
            <w:webHidden/>
          </w:rPr>
          <w:tab/>
        </w:r>
        <w:r>
          <w:rPr>
            <w:noProof/>
            <w:webHidden/>
          </w:rPr>
          <w:fldChar w:fldCharType="begin"/>
        </w:r>
        <w:r>
          <w:rPr>
            <w:noProof/>
            <w:webHidden/>
          </w:rPr>
          <w:instrText xml:space="preserve"> PAGEREF _Toc215562920 \h </w:instrText>
        </w:r>
        <w:r>
          <w:rPr>
            <w:noProof/>
            <w:webHidden/>
          </w:rPr>
        </w:r>
        <w:r>
          <w:rPr>
            <w:noProof/>
            <w:webHidden/>
          </w:rPr>
          <w:fldChar w:fldCharType="separate"/>
        </w:r>
        <w:r>
          <w:rPr>
            <w:noProof/>
            <w:webHidden/>
          </w:rPr>
          <w:t>35</w:t>
        </w:r>
        <w:r>
          <w:rPr>
            <w:noProof/>
            <w:webHidden/>
          </w:rPr>
          <w:fldChar w:fldCharType="end"/>
        </w:r>
      </w:hyperlink>
    </w:p>
    <w:p w14:paraId="694E9842" w14:textId="7DA1BB8B" w:rsidR="00395061" w:rsidRDefault="00395061">
      <w:pPr>
        <w:pStyle w:val="TableofFigures"/>
        <w:tabs>
          <w:tab w:val="right" w:leader="dot" w:pos="9350"/>
        </w:tabs>
        <w:rPr>
          <w:noProof/>
        </w:rPr>
      </w:pPr>
      <w:hyperlink w:anchor="_Toc215562921" w:history="1">
        <w:r w:rsidRPr="00BA7D85">
          <w:rPr>
            <w:rStyle w:val="Hyperlink"/>
            <w:noProof/>
          </w:rPr>
          <w:t>Figure 18: Example raw CSV Data from CWWP2 online portal.</w:t>
        </w:r>
        <w:r>
          <w:rPr>
            <w:noProof/>
            <w:webHidden/>
          </w:rPr>
          <w:tab/>
        </w:r>
        <w:r>
          <w:rPr>
            <w:noProof/>
            <w:webHidden/>
          </w:rPr>
          <w:fldChar w:fldCharType="begin"/>
        </w:r>
        <w:r>
          <w:rPr>
            <w:noProof/>
            <w:webHidden/>
          </w:rPr>
          <w:instrText xml:space="preserve"> PAGEREF _Toc215562921 \h </w:instrText>
        </w:r>
        <w:r>
          <w:rPr>
            <w:noProof/>
            <w:webHidden/>
          </w:rPr>
        </w:r>
        <w:r>
          <w:rPr>
            <w:noProof/>
            <w:webHidden/>
          </w:rPr>
          <w:fldChar w:fldCharType="separate"/>
        </w:r>
        <w:r>
          <w:rPr>
            <w:noProof/>
            <w:webHidden/>
          </w:rPr>
          <w:t>36</w:t>
        </w:r>
        <w:r>
          <w:rPr>
            <w:noProof/>
            <w:webHidden/>
          </w:rPr>
          <w:fldChar w:fldCharType="end"/>
        </w:r>
      </w:hyperlink>
    </w:p>
    <w:p w14:paraId="0733FAFD" w14:textId="0C44F828" w:rsidR="00395061" w:rsidRDefault="00395061">
      <w:pPr>
        <w:pStyle w:val="TableofFigures"/>
        <w:tabs>
          <w:tab w:val="right" w:leader="dot" w:pos="9350"/>
        </w:tabs>
        <w:rPr>
          <w:noProof/>
        </w:rPr>
      </w:pPr>
      <w:hyperlink w:anchor="_Toc215562922" w:history="1">
        <w:r w:rsidRPr="00BA7D85">
          <w:rPr>
            <w:rStyle w:val="Hyperlink"/>
            <w:noProof/>
          </w:rPr>
          <w:t>Figure 19: Flow displaying the data normalization of CSV data.</w:t>
        </w:r>
        <w:r>
          <w:rPr>
            <w:noProof/>
            <w:webHidden/>
          </w:rPr>
          <w:tab/>
        </w:r>
        <w:r>
          <w:rPr>
            <w:noProof/>
            <w:webHidden/>
          </w:rPr>
          <w:fldChar w:fldCharType="begin"/>
        </w:r>
        <w:r>
          <w:rPr>
            <w:noProof/>
            <w:webHidden/>
          </w:rPr>
          <w:instrText xml:space="preserve"> PAGEREF _Toc215562922 \h </w:instrText>
        </w:r>
        <w:r>
          <w:rPr>
            <w:noProof/>
            <w:webHidden/>
          </w:rPr>
        </w:r>
        <w:r>
          <w:rPr>
            <w:noProof/>
            <w:webHidden/>
          </w:rPr>
          <w:fldChar w:fldCharType="separate"/>
        </w:r>
        <w:r>
          <w:rPr>
            <w:noProof/>
            <w:webHidden/>
          </w:rPr>
          <w:t>37</w:t>
        </w:r>
        <w:r>
          <w:rPr>
            <w:noProof/>
            <w:webHidden/>
          </w:rPr>
          <w:fldChar w:fldCharType="end"/>
        </w:r>
      </w:hyperlink>
    </w:p>
    <w:p w14:paraId="70307BAC" w14:textId="4D7115AA" w:rsidR="00395061" w:rsidRDefault="00395061">
      <w:pPr>
        <w:pStyle w:val="TableofFigures"/>
        <w:tabs>
          <w:tab w:val="right" w:leader="dot" w:pos="9350"/>
        </w:tabs>
        <w:rPr>
          <w:noProof/>
        </w:rPr>
      </w:pPr>
      <w:hyperlink w:anchor="_Toc215562923" w:history="1">
        <w:r w:rsidRPr="00BA7D85">
          <w:rPr>
            <w:rStyle w:val="Hyperlink"/>
            <w:noProof/>
          </w:rPr>
          <w:t>Figure 20: Example post-processed CSV data with converted units.</w:t>
        </w:r>
        <w:r>
          <w:rPr>
            <w:noProof/>
            <w:webHidden/>
          </w:rPr>
          <w:tab/>
        </w:r>
        <w:r>
          <w:rPr>
            <w:noProof/>
            <w:webHidden/>
          </w:rPr>
          <w:fldChar w:fldCharType="begin"/>
        </w:r>
        <w:r>
          <w:rPr>
            <w:noProof/>
            <w:webHidden/>
          </w:rPr>
          <w:instrText xml:space="preserve"> PAGEREF _Toc215562923 \h </w:instrText>
        </w:r>
        <w:r>
          <w:rPr>
            <w:noProof/>
            <w:webHidden/>
          </w:rPr>
        </w:r>
        <w:r>
          <w:rPr>
            <w:noProof/>
            <w:webHidden/>
          </w:rPr>
          <w:fldChar w:fldCharType="separate"/>
        </w:r>
        <w:r>
          <w:rPr>
            <w:noProof/>
            <w:webHidden/>
          </w:rPr>
          <w:t>38</w:t>
        </w:r>
        <w:r>
          <w:rPr>
            <w:noProof/>
            <w:webHidden/>
          </w:rPr>
          <w:fldChar w:fldCharType="end"/>
        </w:r>
      </w:hyperlink>
    </w:p>
    <w:p w14:paraId="0F05656E" w14:textId="1E16BE79" w:rsidR="00395061" w:rsidRDefault="00395061">
      <w:pPr>
        <w:pStyle w:val="TableofFigures"/>
        <w:tabs>
          <w:tab w:val="right" w:leader="dot" w:pos="9350"/>
        </w:tabs>
        <w:rPr>
          <w:noProof/>
        </w:rPr>
      </w:pPr>
      <w:hyperlink w:anchor="_Toc215562924" w:history="1">
        <w:r w:rsidRPr="00BA7D85">
          <w:rPr>
            <w:rStyle w:val="Hyperlink"/>
            <w:noProof/>
          </w:rPr>
          <w:t>Figure 21: Flow describing the architecture for the web-based application.</w:t>
        </w:r>
        <w:r>
          <w:rPr>
            <w:noProof/>
            <w:webHidden/>
          </w:rPr>
          <w:tab/>
        </w:r>
        <w:r>
          <w:rPr>
            <w:noProof/>
            <w:webHidden/>
          </w:rPr>
          <w:fldChar w:fldCharType="begin"/>
        </w:r>
        <w:r>
          <w:rPr>
            <w:noProof/>
            <w:webHidden/>
          </w:rPr>
          <w:instrText xml:space="preserve"> PAGEREF _Toc215562924 \h </w:instrText>
        </w:r>
        <w:r>
          <w:rPr>
            <w:noProof/>
            <w:webHidden/>
          </w:rPr>
        </w:r>
        <w:r>
          <w:rPr>
            <w:noProof/>
            <w:webHidden/>
          </w:rPr>
          <w:fldChar w:fldCharType="separate"/>
        </w:r>
        <w:r>
          <w:rPr>
            <w:noProof/>
            <w:webHidden/>
          </w:rPr>
          <w:t>40</w:t>
        </w:r>
        <w:r>
          <w:rPr>
            <w:noProof/>
            <w:webHidden/>
          </w:rPr>
          <w:fldChar w:fldCharType="end"/>
        </w:r>
      </w:hyperlink>
    </w:p>
    <w:p w14:paraId="6097FF84" w14:textId="50EB7B07" w:rsidR="00CC2FE1" w:rsidRDefault="00395061">
      <w:pPr>
        <w:rPr>
          <w:rFonts w:ascii="Times New Roman" w:hAnsi="Times New Roman" w:cs="Times New Roman"/>
        </w:rPr>
      </w:pPr>
      <w:r>
        <w:rPr>
          <w:rFonts w:ascii="Times New Roman" w:hAnsi="Times New Roman" w:cs="Times New Roman"/>
        </w:rPr>
        <w:fldChar w:fldCharType="end"/>
      </w:r>
    </w:p>
    <w:p w14:paraId="025BFDEC" w14:textId="77777777" w:rsidR="00AD3B82" w:rsidRDefault="00AD3B82">
      <w:pPr>
        <w:rPr>
          <w:rFonts w:ascii="Times New Roman" w:hAnsi="Times New Roman" w:cs="Times New Roman"/>
        </w:rPr>
      </w:pPr>
    </w:p>
    <w:p w14:paraId="26332E5C" w14:textId="77777777" w:rsidR="00AD3B82" w:rsidRDefault="00AD3B82">
      <w:pPr>
        <w:rPr>
          <w:rFonts w:ascii="Times New Roman" w:hAnsi="Times New Roman" w:cs="Times New Roman"/>
        </w:rPr>
      </w:pPr>
    </w:p>
    <w:p w14:paraId="220D35F1" w14:textId="77777777" w:rsidR="00AD3B82" w:rsidRDefault="00AD3B82">
      <w:pPr>
        <w:rPr>
          <w:rFonts w:ascii="Times New Roman" w:hAnsi="Times New Roman" w:cs="Times New Roman"/>
        </w:rPr>
      </w:pPr>
    </w:p>
    <w:p w14:paraId="5D3285E8" w14:textId="77777777" w:rsidR="00AD3B82" w:rsidRDefault="00AD3B82">
      <w:pPr>
        <w:rPr>
          <w:rFonts w:ascii="Times New Roman" w:hAnsi="Times New Roman" w:cs="Times New Roman"/>
        </w:rPr>
      </w:pPr>
    </w:p>
    <w:p w14:paraId="37A06240" w14:textId="77777777" w:rsidR="00AD3B82" w:rsidRDefault="00AD3B82">
      <w:pPr>
        <w:rPr>
          <w:rFonts w:ascii="Times New Roman" w:hAnsi="Times New Roman" w:cs="Times New Roman"/>
        </w:rPr>
      </w:pPr>
    </w:p>
    <w:p w14:paraId="6249BAD0" w14:textId="77777777" w:rsidR="00AD3B82" w:rsidRDefault="00AD3B82">
      <w:pPr>
        <w:rPr>
          <w:rFonts w:ascii="Times New Roman" w:hAnsi="Times New Roman" w:cs="Times New Roman"/>
        </w:rPr>
      </w:pPr>
    </w:p>
    <w:p w14:paraId="085741D5" w14:textId="1B62A260" w:rsidR="004F4282" w:rsidRPr="004235C4" w:rsidRDefault="005114A2" w:rsidP="004235C4">
      <w:pPr>
        <w:pStyle w:val="Heading1"/>
      </w:pPr>
      <w:bookmarkStart w:id="1" w:name="_Toc214006609"/>
      <w:r w:rsidRPr="004235C4">
        <w:t xml:space="preserve">1. </w:t>
      </w:r>
      <w:commentRangeStart w:id="2"/>
      <w:r w:rsidR="00B43C9F" w:rsidRPr="004235C4">
        <w:t>INTRODUCTION</w:t>
      </w:r>
      <w:bookmarkEnd w:id="1"/>
      <w:commentRangeEnd w:id="2"/>
      <w:r w:rsidR="00700E47" w:rsidRPr="004235C4">
        <w:rPr>
          <w:rStyle w:val="CommentReference"/>
          <w:sz w:val="32"/>
          <w:szCs w:val="32"/>
        </w:rPr>
        <w:commentReference w:id="2"/>
      </w:r>
    </w:p>
    <w:p w14:paraId="67AE3F35" w14:textId="3A589338" w:rsidR="00F059BB" w:rsidRPr="00A74A54" w:rsidRDefault="00B43C9F" w:rsidP="00A74A54">
      <w:pPr>
        <w:pStyle w:val="Heading2"/>
      </w:pPr>
      <w:bookmarkStart w:id="3" w:name="_Toc214006610"/>
      <w:r w:rsidRPr="00A74A54">
        <w:t>Purpose</w:t>
      </w:r>
      <w:bookmarkEnd w:id="3"/>
    </w:p>
    <w:p w14:paraId="2537FC79" w14:textId="56D0F143" w:rsidR="00776E97" w:rsidRPr="00776E97" w:rsidRDefault="00776E97">
      <w:pPr>
        <w:pStyle w:val="ListParagraph"/>
        <w:ind w:left="1080"/>
        <w:jc w:val="both"/>
        <w:rPr>
          <w:rFonts w:ascii="Times New Roman" w:hAnsi="Times New Roman" w:cs="Times New Roman"/>
        </w:rPr>
        <w:pPrChange w:id="4" w:author="Galarus, Douglas" w:date="2025-11-26T10:39:00Z" w16du:dateUtc="2025-11-26T17:39:00Z">
          <w:pPr>
            <w:pStyle w:val="ListParagraph"/>
            <w:ind w:left="1080"/>
          </w:pPr>
        </w:pPrChange>
      </w:pPr>
      <w:r>
        <w:rPr>
          <w:rFonts w:ascii="Times New Roman" w:hAnsi="Times New Roman" w:cs="Times New Roman"/>
        </w:rPr>
        <w:t xml:space="preserve">The purpose of the </w:t>
      </w:r>
      <w:r w:rsidR="00353469">
        <w:rPr>
          <w:rFonts w:ascii="Times New Roman" w:hAnsi="Times New Roman" w:cs="Times New Roman"/>
        </w:rPr>
        <w:t xml:space="preserve">Prototype RWIS Alert System Design Document is to describe how the system will implement the functionality defined in the Software Requirements Specification </w:t>
      </w:r>
      <w:r w:rsidR="00994931">
        <w:rPr>
          <w:rFonts w:ascii="Times New Roman" w:hAnsi="Times New Roman" w:cs="Times New Roman"/>
        </w:rPr>
        <w:t>(SRS). This design document translates the requirements into technical implementation details for developers and reviewers</w:t>
      </w:r>
      <w:r w:rsidR="001C76F8">
        <w:rPr>
          <w:rFonts w:ascii="Times New Roman" w:hAnsi="Times New Roman" w:cs="Times New Roman"/>
        </w:rPr>
        <w:t>.</w:t>
      </w:r>
    </w:p>
    <w:p w14:paraId="7862A124" w14:textId="47E27CC3" w:rsidR="00B43C9F" w:rsidRDefault="00B43C9F" w:rsidP="002332B9">
      <w:pPr>
        <w:pStyle w:val="Heading2"/>
      </w:pPr>
      <w:bookmarkStart w:id="5" w:name="_Toc214006611"/>
      <w:r>
        <w:t>Scope</w:t>
      </w:r>
      <w:bookmarkEnd w:id="5"/>
    </w:p>
    <w:p w14:paraId="154D6B55" w14:textId="7F3EFAF2" w:rsidR="001C76F8" w:rsidRPr="001C76F8" w:rsidRDefault="001C76F8">
      <w:pPr>
        <w:pStyle w:val="ListParagraph"/>
        <w:ind w:left="1080"/>
        <w:jc w:val="both"/>
        <w:rPr>
          <w:rFonts w:ascii="Times New Roman" w:hAnsi="Times New Roman" w:cs="Times New Roman"/>
        </w:rPr>
        <w:pPrChange w:id="6" w:author="Galarus, Douglas" w:date="2025-11-26T10:40:00Z" w16du:dateUtc="2025-11-26T17:40:00Z">
          <w:pPr>
            <w:pStyle w:val="ListParagraph"/>
            <w:ind w:left="1080"/>
          </w:pPr>
        </w:pPrChange>
      </w:pPr>
      <w:r>
        <w:rPr>
          <w:rFonts w:ascii="Times New Roman" w:hAnsi="Times New Roman" w:cs="Times New Roman"/>
        </w:rPr>
        <w:t xml:space="preserve">The Prototype RWIS Alert System is a standalone application </w:t>
      </w:r>
      <w:r w:rsidR="005C1226">
        <w:rPr>
          <w:rFonts w:ascii="Times New Roman" w:hAnsi="Times New Roman" w:cs="Times New Roman"/>
        </w:rPr>
        <w:t>focused on processing Caltrans RWIS data to generate condition-based alerts. The design defines how the system retrieves processes, stores, and evaluates RWIS data, as well as how users interact with alerts through a web interface.</w:t>
      </w:r>
    </w:p>
    <w:p w14:paraId="6055C395" w14:textId="3397A0C3" w:rsidR="00B43C9F" w:rsidRDefault="00B43C9F" w:rsidP="002332B9">
      <w:pPr>
        <w:pStyle w:val="Heading2"/>
      </w:pPr>
      <w:bookmarkStart w:id="7" w:name="_Toc214006612"/>
      <w:r>
        <w:t>Senior Design Project Scope</w:t>
      </w:r>
      <w:bookmarkEnd w:id="7"/>
    </w:p>
    <w:p w14:paraId="5372B696" w14:textId="01EBD879" w:rsidR="00A468F7" w:rsidRDefault="007B3E6F">
      <w:pPr>
        <w:pStyle w:val="ListParagraph"/>
        <w:ind w:left="1080"/>
        <w:jc w:val="both"/>
        <w:rPr>
          <w:rFonts w:ascii="Times New Roman" w:hAnsi="Times New Roman" w:cs="Times New Roman"/>
        </w:rPr>
        <w:pPrChange w:id="8" w:author="Galarus, Douglas" w:date="2025-11-26T10:40:00Z" w16du:dateUtc="2025-11-26T17:40:00Z">
          <w:pPr>
            <w:pStyle w:val="ListParagraph"/>
            <w:ind w:left="1080"/>
          </w:pPr>
        </w:pPrChange>
      </w:pPr>
      <w:r>
        <w:rPr>
          <w:rFonts w:ascii="Times New Roman" w:hAnsi="Times New Roman" w:cs="Times New Roman"/>
        </w:rPr>
        <w:t xml:space="preserve">This project is being developed as part of the Montana Tech Senior Design project, with the goal of building a functional prototype that processes RWIS data directly from CSV files. The prototype consists of a Python-based backend for data retrieval and </w:t>
      </w:r>
      <w:r w:rsidR="00CC1D7A">
        <w:rPr>
          <w:rFonts w:ascii="Times New Roman" w:hAnsi="Times New Roman" w:cs="Times New Roman"/>
        </w:rPr>
        <w:t>conversion to “human-friendly” units</w:t>
      </w:r>
      <w:r>
        <w:rPr>
          <w:rFonts w:ascii="Times New Roman" w:hAnsi="Times New Roman" w:cs="Times New Roman"/>
        </w:rPr>
        <w:t>, a PHP-driven</w:t>
      </w:r>
      <w:r w:rsidR="00563BE2">
        <w:rPr>
          <w:rFonts w:ascii="Times New Roman" w:hAnsi="Times New Roman" w:cs="Times New Roman"/>
        </w:rPr>
        <w:t xml:space="preserve"> web interface for user interaction, </w:t>
      </w:r>
      <w:r w:rsidR="00B86B79">
        <w:rPr>
          <w:rFonts w:ascii="Times New Roman" w:hAnsi="Times New Roman" w:cs="Times New Roman"/>
        </w:rPr>
        <w:t xml:space="preserve">alert evaluation, </w:t>
      </w:r>
      <w:r w:rsidR="00563BE2">
        <w:rPr>
          <w:rFonts w:ascii="Times New Roman" w:hAnsi="Times New Roman" w:cs="Times New Roman"/>
        </w:rPr>
        <w:t xml:space="preserve">and an SQLite database </w:t>
      </w:r>
      <w:r w:rsidR="00A468F7">
        <w:rPr>
          <w:rFonts w:ascii="Times New Roman" w:hAnsi="Times New Roman" w:cs="Times New Roman"/>
        </w:rPr>
        <w:t>for managing users, alert definitions, and alert states.</w:t>
      </w:r>
    </w:p>
    <w:p w14:paraId="2D73A228" w14:textId="77777777" w:rsidR="002332B9" w:rsidRPr="002332B9" w:rsidRDefault="002332B9" w:rsidP="002332B9">
      <w:pPr>
        <w:pStyle w:val="ListParagraph"/>
        <w:ind w:left="1080"/>
        <w:rPr>
          <w:rFonts w:ascii="Times New Roman" w:hAnsi="Times New Roman" w:cs="Times New Roman"/>
        </w:rPr>
      </w:pPr>
    </w:p>
    <w:p w14:paraId="338E474C" w14:textId="78FE7CB1" w:rsidR="00A468F7" w:rsidRPr="005C1226" w:rsidRDefault="00A468F7" w:rsidP="005C1226">
      <w:pPr>
        <w:pStyle w:val="ListParagraph"/>
        <w:ind w:left="1080"/>
        <w:rPr>
          <w:rFonts w:ascii="Times New Roman" w:hAnsi="Times New Roman" w:cs="Times New Roman"/>
        </w:rPr>
      </w:pPr>
      <w:r w:rsidRPr="69324C19">
        <w:rPr>
          <w:rFonts w:ascii="Times New Roman" w:hAnsi="Times New Roman" w:cs="Times New Roman"/>
        </w:rPr>
        <w:t>The system enables users to define customizable alerts for environmental variables such as air temperature, wind speed, and precipitation levels. Each alert is evaluated automatically</w:t>
      </w:r>
      <w:r w:rsidR="006E2040" w:rsidRPr="69324C19">
        <w:rPr>
          <w:rFonts w:ascii="Times New Roman" w:hAnsi="Times New Roman" w:cs="Times New Roman"/>
        </w:rPr>
        <w:t xml:space="preserve"> as the new data is retrieved. Active alerts are displayed through the web interface and recorded in the system’s database. While this prototype demonstrates complete alert creation and evaluation functionality, external subscription and notification features (such as email or SMS delivery)</w:t>
      </w:r>
      <w:r w:rsidR="00D14C02" w:rsidRPr="69324C19">
        <w:rPr>
          <w:rFonts w:ascii="Times New Roman" w:hAnsi="Times New Roman" w:cs="Times New Roman"/>
        </w:rPr>
        <w:t xml:space="preserve"> are outside the scope of this project</w:t>
      </w:r>
      <w:r w:rsidR="006E2040" w:rsidRPr="69324C19">
        <w:rPr>
          <w:rFonts w:ascii="Times New Roman" w:hAnsi="Times New Roman" w:cs="Times New Roman"/>
        </w:rPr>
        <w:t>.</w:t>
      </w:r>
    </w:p>
    <w:p w14:paraId="57B8BDA1" w14:textId="77777777" w:rsidR="00D14C02" w:rsidRDefault="00D14C02">
      <w:pPr>
        <w:rPr>
          <w:ins w:id="9" w:author="Galarus, Douglas" w:date="2025-11-26T10:41:00Z" w16du:dateUtc="2025-11-26T17:41:00Z"/>
          <w:rFonts w:ascii="Times New Roman" w:hAnsi="Times New Roman" w:cs="Times New Roman"/>
          <w:b/>
          <w:bCs/>
          <w:sz w:val="28"/>
          <w:szCs w:val="28"/>
        </w:rPr>
      </w:pPr>
      <w:bookmarkStart w:id="10" w:name="_Toc214006613"/>
      <w:ins w:id="11" w:author="Galarus, Douglas" w:date="2025-11-26T10:41:00Z" w16du:dateUtc="2025-11-26T17:41:00Z">
        <w:r>
          <w:br w:type="page"/>
        </w:r>
      </w:ins>
    </w:p>
    <w:p w14:paraId="0AF4B2A3" w14:textId="5C1CCB86" w:rsidR="00B43C9F" w:rsidRPr="002332B9" w:rsidRDefault="00B43C9F" w:rsidP="002332B9">
      <w:pPr>
        <w:pStyle w:val="Heading2"/>
      </w:pPr>
      <w:r w:rsidRPr="002332B9">
        <w:lastRenderedPageBreak/>
        <w:t>Definitions, Acronyms, and Abbreviations</w:t>
      </w:r>
      <w:bookmarkEnd w:id="10"/>
    </w:p>
    <w:p w14:paraId="518488AD" w14:textId="5719BCB8" w:rsidR="002A77B1" w:rsidRDefault="00C91572" w:rsidP="00B02DDE">
      <w:pPr>
        <w:pStyle w:val="ListParagraph"/>
        <w:ind w:left="1080"/>
        <w:rPr>
          <w:ins w:id="12" w:author="Galarus, Douglas" w:date="2025-11-26T10:41:00Z" w16du:dateUtc="2025-11-26T17:41:00Z"/>
          <w:rFonts w:ascii="Times New Roman" w:hAnsi="Times New Roman" w:cs="Times New Roman"/>
          <w:sz w:val="22"/>
          <w:szCs w:val="22"/>
        </w:rPr>
      </w:pPr>
      <w:r w:rsidRPr="002332B9">
        <w:rPr>
          <w:rFonts w:ascii="Times New Roman" w:hAnsi="Times New Roman" w:cs="Times New Roman"/>
          <w:sz w:val="22"/>
          <w:szCs w:val="22"/>
        </w:rPr>
        <w:t>The following abbreviations are used in this document:</w:t>
      </w:r>
    </w:p>
    <w:p w14:paraId="49A549C0" w14:textId="77777777" w:rsidR="000F0016" w:rsidRPr="002332B9" w:rsidRDefault="000F0016" w:rsidP="00B02DDE">
      <w:pPr>
        <w:pStyle w:val="ListParagraph"/>
        <w:ind w:left="1080"/>
        <w:rPr>
          <w:rFonts w:ascii="Times New Roman" w:hAnsi="Times New Roman" w:cs="Times New Roman"/>
          <w:sz w:val="22"/>
          <w:szCs w:val="22"/>
        </w:rPr>
      </w:pPr>
    </w:p>
    <w:p w14:paraId="647C416B" w14:textId="77777777"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Caltrans</w:t>
      </w:r>
      <w:r w:rsidRPr="002332B9">
        <w:rPr>
          <w:rFonts w:ascii="Times New Roman" w:hAnsi="Times New Roman" w:cs="Times New Roman"/>
          <w:sz w:val="22"/>
          <w:szCs w:val="22"/>
        </w:rPr>
        <w:tab/>
        <w:t>California Department of Transportation </w:t>
      </w:r>
    </w:p>
    <w:p w14:paraId="5FE08DBA" w14:textId="136AC7BE"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CWWP2</w:t>
      </w:r>
      <w:r w:rsidR="00B5617F" w:rsidRPr="002332B9">
        <w:rPr>
          <w:rFonts w:ascii="Times New Roman" w:hAnsi="Times New Roman" w:cs="Times New Roman"/>
          <w:sz w:val="22"/>
          <w:szCs w:val="22"/>
        </w:rPr>
        <w:tab/>
      </w:r>
      <w:r w:rsidRPr="002332B9">
        <w:rPr>
          <w:rFonts w:ascii="Times New Roman" w:hAnsi="Times New Roman" w:cs="Times New Roman"/>
          <w:sz w:val="22"/>
          <w:szCs w:val="22"/>
        </w:rPr>
        <w:t>Caltrans Commercial Wholesale Web Portal Version 2 </w:t>
      </w:r>
    </w:p>
    <w:p w14:paraId="40B98C1B" w14:textId="0B0CB955"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ITS</w:t>
      </w:r>
      <w:r w:rsidRPr="002332B9">
        <w:rPr>
          <w:rFonts w:ascii="Times New Roman" w:hAnsi="Times New Roman" w:cs="Times New Roman"/>
          <w:sz w:val="22"/>
          <w:szCs w:val="22"/>
        </w:rPr>
        <w:tab/>
        <w:t>Intelligent Transportation Systems </w:t>
      </w:r>
    </w:p>
    <w:p w14:paraId="34071257" w14:textId="77777777"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MADIS</w:t>
      </w:r>
      <w:r w:rsidRPr="002332B9">
        <w:rPr>
          <w:rFonts w:ascii="Times New Roman" w:hAnsi="Times New Roman" w:cs="Times New Roman"/>
          <w:sz w:val="22"/>
          <w:szCs w:val="22"/>
        </w:rPr>
        <w:tab/>
        <w:t>Meteorological Assimilation Data Ingest System </w:t>
      </w:r>
    </w:p>
    <w:p w14:paraId="0E57650E" w14:textId="26784B9A"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MSU</w:t>
      </w:r>
      <w:r w:rsidRPr="002332B9">
        <w:rPr>
          <w:rFonts w:ascii="Times New Roman" w:hAnsi="Times New Roman" w:cs="Times New Roman"/>
          <w:sz w:val="22"/>
          <w:szCs w:val="22"/>
        </w:rPr>
        <w:tab/>
        <w:t>Montana State University </w:t>
      </w:r>
    </w:p>
    <w:p w14:paraId="06F6581F" w14:textId="77777777"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NTCIP</w:t>
      </w:r>
      <w:r w:rsidRPr="002332B9">
        <w:rPr>
          <w:rFonts w:ascii="Times New Roman" w:hAnsi="Times New Roman" w:cs="Times New Roman"/>
          <w:sz w:val="22"/>
          <w:szCs w:val="22"/>
        </w:rPr>
        <w:tab/>
        <w:t>National Transportation Communications for Intelligent Transportation System Protocol </w:t>
      </w:r>
    </w:p>
    <w:p w14:paraId="695C4B4D" w14:textId="3FE8CCA6"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RWIS</w:t>
      </w:r>
      <w:r w:rsidRPr="002332B9">
        <w:rPr>
          <w:rFonts w:ascii="Times New Roman" w:hAnsi="Times New Roman" w:cs="Times New Roman"/>
          <w:sz w:val="22"/>
          <w:szCs w:val="22"/>
        </w:rPr>
        <w:tab/>
        <w:t>Road Weather Information System </w:t>
      </w:r>
    </w:p>
    <w:p w14:paraId="14C1AC2E" w14:textId="6641CB64"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SRS</w:t>
      </w:r>
      <w:r w:rsidRPr="002332B9">
        <w:rPr>
          <w:rFonts w:ascii="Times New Roman" w:hAnsi="Times New Roman" w:cs="Times New Roman"/>
          <w:sz w:val="22"/>
          <w:szCs w:val="22"/>
        </w:rPr>
        <w:tab/>
        <w:t>Software Requirements Specification </w:t>
      </w:r>
    </w:p>
    <w:p w14:paraId="78A2A684" w14:textId="7B288405" w:rsidR="002A77B1" w:rsidRPr="002332B9" w:rsidRDefault="002A77B1" w:rsidP="002A77B1">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TCP</w:t>
      </w:r>
      <w:r w:rsidRPr="002332B9">
        <w:rPr>
          <w:rFonts w:ascii="Times New Roman" w:hAnsi="Times New Roman" w:cs="Times New Roman"/>
          <w:sz w:val="22"/>
          <w:szCs w:val="22"/>
        </w:rPr>
        <w:tab/>
        <w:t>Transmission Control Protocol </w:t>
      </w:r>
    </w:p>
    <w:p w14:paraId="4CDDFFAF" w14:textId="346257F1" w:rsidR="2FF04C84" w:rsidRPr="002332B9" w:rsidRDefault="002A77B1" w:rsidP="002332B9">
      <w:pPr>
        <w:pStyle w:val="ListParagraph"/>
        <w:ind w:left="1080"/>
        <w:rPr>
          <w:rFonts w:ascii="Times New Roman" w:hAnsi="Times New Roman" w:cs="Times New Roman"/>
          <w:sz w:val="22"/>
          <w:szCs w:val="22"/>
        </w:rPr>
      </w:pPr>
      <w:r w:rsidRPr="002332B9">
        <w:rPr>
          <w:rFonts w:ascii="Times New Roman" w:hAnsi="Times New Roman" w:cs="Times New Roman"/>
          <w:b/>
          <w:bCs/>
          <w:sz w:val="22"/>
          <w:szCs w:val="22"/>
        </w:rPr>
        <w:t>WTI</w:t>
      </w:r>
      <w:r w:rsidRPr="002332B9">
        <w:rPr>
          <w:rFonts w:ascii="Times New Roman" w:hAnsi="Times New Roman" w:cs="Times New Roman"/>
          <w:sz w:val="22"/>
          <w:szCs w:val="22"/>
        </w:rPr>
        <w:tab/>
        <w:t>Western Transportation Institute </w:t>
      </w:r>
    </w:p>
    <w:p w14:paraId="316A075E" w14:textId="77777777" w:rsidR="00D14C02" w:rsidRDefault="00D14C02">
      <w:pPr>
        <w:pStyle w:val="Heading2"/>
        <w:numPr>
          <w:ilvl w:val="0"/>
          <w:numId w:val="0"/>
        </w:numPr>
        <w:ind w:left="1080"/>
        <w:rPr>
          <w:ins w:id="13" w:author="Galarus, Douglas" w:date="2025-11-26T10:41:00Z" w16du:dateUtc="2025-11-26T17:41:00Z"/>
        </w:rPr>
        <w:pPrChange w:id="14" w:author="Galarus, Douglas" w:date="2025-11-26T10:41:00Z" w16du:dateUtc="2025-11-26T17:41:00Z">
          <w:pPr>
            <w:pStyle w:val="Heading2"/>
          </w:pPr>
        </w:pPrChange>
      </w:pPr>
      <w:bookmarkStart w:id="15" w:name="_Toc214006614"/>
    </w:p>
    <w:p w14:paraId="08AC91ED" w14:textId="4A6F7861" w:rsidR="00B43C9F" w:rsidRDefault="00B43C9F" w:rsidP="002332B9">
      <w:pPr>
        <w:pStyle w:val="Heading2"/>
      </w:pPr>
      <w:r>
        <w:t>References</w:t>
      </w:r>
      <w:bookmarkEnd w:id="15"/>
    </w:p>
    <w:p w14:paraId="5015E993" w14:textId="583CE490" w:rsidR="000D04EC" w:rsidRPr="00210F98" w:rsidRDefault="000D04EC" w:rsidP="00AE2B21">
      <w:pPr>
        <w:pStyle w:val="ListParagraph"/>
        <w:ind w:left="1080"/>
        <w:rPr>
          <w:rFonts w:ascii="Times New Roman" w:hAnsi="Times New Roman" w:cs="Times New Roman"/>
        </w:rPr>
      </w:pPr>
      <w:r>
        <w:rPr>
          <w:rFonts w:ascii="Times New Roman" w:hAnsi="Times New Roman" w:cs="Times New Roman"/>
        </w:rPr>
        <w:t>The following project documents were used to develop this document:</w:t>
      </w:r>
    </w:p>
    <w:p w14:paraId="6E74DD63" w14:textId="44032505" w:rsidR="00186F68" w:rsidRDefault="0096726E" w:rsidP="002E5EAF">
      <w:pPr>
        <w:pStyle w:val="ListParagraph"/>
        <w:numPr>
          <w:ilvl w:val="0"/>
          <w:numId w:val="7"/>
        </w:numPr>
        <w:rPr>
          <w:rFonts w:ascii="Times New Roman" w:hAnsi="Times New Roman" w:cs="Times New Roman"/>
        </w:rPr>
      </w:pPr>
      <w:r>
        <w:rPr>
          <w:rFonts w:ascii="Times New Roman" w:hAnsi="Times New Roman" w:cs="Times New Roman"/>
        </w:rPr>
        <w:t>Weath</w:t>
      </w:r>
      <w:r w:rsidR="008354FB">
        <w:rPr>
          <w:rFonts w:ascii="Times New Roman" w:hAnsi="Times New Roman" w:cs="Times New Roman"/>
        </w:rPr>
        <w:t>erS</w:t>
      </w:r>
      <w:r w:rsidR="00AD4252">
        <w:rPr>
          <w:rFonts w:ascii="Times New Roman" w:hAnsi="Times New Roman" w:cs="Times New Roman"/>
        </w:rPr>
        <w:t xml:space="preserve">hare </w:t>
      </w:r>
      <w:r w:rsidR="002B5AC1">
        <w:rPr>
          <w:rFonts w:ascii="Times New Roman" w:hAnsi="Times New Roman" w:cs="Times New Roman"/>
        </w:rPr>
        <w:t>S</w:t>
      </w:r>
      <w:r w:rsidR="000C67E9">
        <w:rPr>
          <w:rFonts w:ascii="Times New Roman" w:hAnsi="Times New Roman" w:cs="Times New Roman"/>
        </w:rPr>
        <w:t>ystem De</w:t>
      </w:r>
      <w:r w:rsidR="00E43C8A">
        <w:rPr>
          <w:rFonts w:ascii="Times New Roman" w:hAnsi="Times New Roman" w:cs="Times New Roman"/>
        </w:rPr>
        <w:t>sign</w:t>
      </w:r>
      <w:r w:rsidR="00C20CEA">
        <w:rPr>
          <w:rFonts w:ascii="Times New Roman" w:hAnsi="Times New Roman" w:cs="Times New Roman"/>
        </w:rPr>
        <w:t xml:space="preserve">, </w:t>
      </w:r>
      <w:r w:rsidR="001B781D">
        <w:rPr>
          <w:rFonts w:ascii="Times New Roman" w:hAnsi="Times New Roman" w:cs="Times New Roman"/>
        </w:rPr>
        <w:t xml:space="preserve">Good </w:t>
      </w:r>
      <w:r w:rsidR="00647A3F">
        <w:rPr>
          <w:rFonts w:ascii="Times New Roman" w:hAnsi="Times New Roman" w:cs="Times New Roman"/>
        </w:rPr>
        <w:t>D</w:t>
      </w:r>
      <w:r w:rsidR="001755AC">
        <w:rPr>
          <w:rFonts w:ascii="Times New Roman" w:hAnsi="Times New Roman" w:cs="Times New Roman"/>
        </w:rPr>
        <w:t xml:space="preserve">., </w:t>
      </w:r>
      <w:r w:rsidR="00646652">
        <w:rPr>
          <w:rFonts w:ascii="Times New Roman" w:hAnsi="Times New Roman" w:cs="Times New Roman"/>
        </w:rPr>
        <w:t>G</w:t>
      </w:r>
      <w:r w:rsidR="00470312">
        <w:rPr>
          <w:rFonts w:ascii="Times New Roman" w:hAnsi="Times New Roman" w:cs="Times New Roman"/>
        </w:rPr>
        <w:t>utier</w:t>
      </w:r>
      <w:r w:rsidR="00D35238">
        <w:rPr>
          <w:rFonts w:ascii="Times New Roman" w:hAnsi="Times New Roman" w:cs="Times New Roman"/>
        </w:rPr>
        <w:t>re</w:t>
      </w:r>
      <w:r w:rsidR="00167C15">
        <w:rPr>
          <w:rFonts w:ascii="Times New Roman" w:hAnsi="Times New Roman" w:cs="Times New Roman"/>
        </w:rPr>
        <w:t>z S</w:t>
      </w:r>
      <w:r w:rsidR="00C42178">
        <w:rPr>
          <w:rFonts w:ascii="Times New Roman" w:hAnsi="Times New Roman" w:cs="Times New Roman"/>
        </w:rPr>
        <w:t>.,</w:t>
      </w:r>
      <w:r w:rsidR="00DF7E10">
        <w:rPr>
          <w:rFonts w:ascii="Times New Roman" w:hAnsi="Times New Roman" w:cs="Times New Roman"/>
        </w:rPr>
        <w:t xml:space="preserve"> Pflug</w:t>
      </w:r>
      <w:r w:rsidR="0012761D">
        <w:rPr>
          <w:rFonts w:ascii="Times New Roman" w:hAnsi="Times New Roman" w:cs="Times New Roman"/>
        </w:rPr>
        <w:t xml:space="preserve"> S</w:t>
      </w:r>
      <w:r w:rsidR="00FB3D14">
        <w:rPr>
          <w:rFonts w:ascii="Times New Roman" w:hAnsi="Times New Roman" w:cs="Times New Roman"/>
        </w:rPr>
        <w:t xml:space="preserve">. </w:t>
      </w:r>
      <w:r w:rsidR="0003296A">
        <w:rPr>
          <w:rFonts w:ascii="Times New Roman" w:hAnsi="Times New Roman" w:cs="Times New Roman"/>
        </w:rPr>
        <w:t>Nov</w:t>
      </w:r>
      <w:r w:rsidR="004427D5">
        <w:rPr>
          <w:rFonts w:ascii="Times New Roman" w:hAnsi="Times New Roman" w:cs="Times New Roman"/>
        </w:rPr>
        <w:t xml:space="preserve">ember </w:t>
      </w:r>
      <w:r w:rsidR="00D6731D">
        <w:rPr>
          <w:rFonts w:ascii="Times New Roman" w:hAnsi="Times New Roman" w:cs="Times New Roman"/>
        </w:rPr>
        <w:t>13, 202</w:t>
      </w:r>
      <w:r w:rsidR="00D028A0">
        <w:rPr>
          <w:rFonts w:ascii="Times New Roman" w:hAnsi="Times New Roman" w:cs="Times New Roman"/>
        </w:rPr>
        <w:t>4</w:t>
      </w:r>
    </w:p>
    <w:p w14:paraId="5892C804" w14:textId="46CBD461" w:rsidR="005E5BB1" w:rsidRPr="002E5EAF" w:rsidRDefault="002D6F2E" w:rsidP="002E5EAF">
      <w:pPr>
        <w:pStyle w:val="ListParagraph"/>
        <w:numPr>
          <w:ilvl w:val="0"/>
          <w:numId w:val="7"/>
        </w:numPr>
        <w:rPr>
          <w:rFonts w:ascii="Times New Roman" w:hAnsi="Times New Roman" w:cs="Times New Roman"/>
        </w:rPr>
      </w:pPr>
      <w:r>
        <w:rPr>
          <w:rFonts w:ascii="Times New Roman" w:hAnsi="Times New Roman" w:cs="Times New Roman"/>
        </w:rPr>
        <w:t>Prototype RWIS Alert System Software Requirements Specification (SRS) by Pride, H.</w:t>
      </w:r>
      <w:r w:rsidR="0014026C">
        <w:rPr>
          <w:rFonts w:ascii="Times New Roman" w:hAnsi="Times New Roman" w:cs="Times New Roman"/>
        </w:rPr>
        <w:t>, Steil</w:t>
      </w:r>
      <w:r w:rsidR="003020C4">
        <w:rPr>
          <w:rFonts w:ascii="Times New Roman" w:hAnsi="Times New Roman" w:cs="Times New Roman"/>
        </w:rPr>
        <w:t>ma</w:t>
      </w:r>
      <w:r w:rsidR="0014026C">
        <w:rPr>
          <w:rFonts w:ascii="Times New Roman" w:hAnsi="Times New Roman" w:cs="Times New Roman"/>
        </w:rPr>
        <w:t xml:space="preserve">n, N., Cox, Q. </w:t>
      </w:r>
      <w:r w:rsidR="003020C4">
        <w:rPr>
          <w:rFonts w:ascii="Times New Roman" w:hAnsi="Times New Roman" w:cs="Times New Roman"/>
        </w:rPr>
        <w:t>October 31, 2025</w:t>
      </w:r>
    </w:p>
    <w:p w14:paraId="2A3BB89B" w14:textId="77777777" w:rsidR="00D14C02" w:rsidRDefault="00D14C02">
      <w:pPr>
        <w:pStyle w:val="Heading2"/>
        <w:numPr>
          <w:ilvl w:val="0"/>
          <w:numId w:val="0"/>
        </w:numPr>
        <w:ind w:left="1080"/>
        <w:rPr>
          <w:ins w:id="16" w:author="Galarus, Douglas" w:date="2025-11-26T10:41:00Z" w16du:dateUtc="2025-11-26T17:41:00Z"/>
        </w:rPr>
        <w:pPrChange w:id="17" w:author="Galarus, Douglas" w:date="2025-11-26T10:41:00Z" w16du:dateUtc="2025-11-26T17:41:00Z">
          <w:pPr>
            <w:pStyle w:val="Heading2"/>
          </w:pPr>
        </w:pPrChange>
      </w:pPr>
      <w:bookmarkStart w:id="18" w:name="_Toc214006615"/>
    </w:p>
    <w:p w14:paraId="6F15262C" w14:textId="06F61978" w:rsidR="00B43C9F" w:rsidRDefault="00B43C9F" w:rsidP="002332B9">
      <w:pPr>
        <w:pStyle w:val="Heading2"/>
      </w:pPr>
      <w:r>
        <w:t>Overview</w:t>
      </w:r>
      <w:bookmarkEnd w:id="18"/>
    </w:p>
    <w:p w14:paraId="5F5A2C22" w14:textId="3CF70151" w:rsidR="00C91572" w:rsidRDefault="00D14C02" w:rsidP="00C91572">
      <w:pPr>
        <w:pStyle w:val="ListParagraph"/>
        <w:ind w:left="1080"/>
        <w:rPr>
          <w:ins w:id="19" w:author="Galarus, Douglas" w:date="2025-11-26T10:41:00Z" w16du:dateUtc="2025-11-26T17:41:00Z"/>
          <w:rFonts w:ascii="Times New Roman" w:hAnsi="Times New Roman" w:cs="Times New Roman"/>
        </w:rPr>
      </w:pPr>
      <w:r w:rsidRPr="69324C19">
        <w:rPr>
          <w:rFonts w:ascii="Times New Roman" w:hAnsi="Times New Roman" w:cs="Times New Roman"/>
        </w:rPr>
        <w:t>This</w:t>
      </w:r>
      <w:r w:rsidR="00D84C66" w:rsidRPr="69324C19">
        <w:rPr>
          <w:rFonts w:ascii="Times New Roman" w:hAnsi="Times New Roman" w:cs="Times New Roman"/>
        </w:rPr>
        <w:t xml:space="preserve"> document is organized as follows:</w:t>
      </w:r>
    </w:p>
    <w:p w14:paraId="21D669F4" w14:textId="77777777" w:rsidR="00D14C02" w:rsidRDefault="00D14C02" w:rsidP="00C91572">
      <w:pPr>
        <w:pStyle w:val="ListParagraph"/>
        <w:ind w:left="1080"/>
        <w:rPr>
          <w:rFonts w:ascii="Times New Roman" w:hAnsi="Times New Roman" w:cs="Times New Roman"/>
        </w:rPr>
      </w:pPr>
    </w:p>
    <w:p w14:paraId="71090B3C" w14:textId="0F05A80D" w:rsidR="00D84C66" w:rsidRDefault="00D84C66" w:rsidP="00D84C66">
      <w:pPr>
        <w:pStyle w:val="ListParagraph"/>
        <w:numPr>
          <w:ilvl w:val="0"/>
          <w:numId w:val="13"/>
        </w:numPr>
        <w:rPr>
          <w:rFonts w:ascii="Times New Roman" w:hAnsi="Times New Roman" w:cs="Times New Roman"/>
        </w:rPr>
      </w:pPr>
      <w:r>
        <w:rPr>
          <w:rFonts w:ascii="Times New Roman" w:hAnsi="Times New Roman" w:cs="Times New Roman"/>
        </w:rPr>
        <w:t>Chapter 2, presents the overall system description</w:t>
      </w:r>
    </w:p>
    <w:p w14:paraId="5BB0F8F8" w14:textId="68650237" w:rsidR="004E59FC" w:rsidRDefault="004E59FC" w:rsidP="00D84C66">
      <w:pPr>
        <w:pStyle w:val="ListParagraph"/>
        <w:numPr>
          <w:ilvl w:val="0"/>
          <w:numId w:val="13"/>
        </w:numPr>
        <w:rPr>
          <w:rFonts w:ascii="Times New Roman" w:hAnsi="Times New Roman" w:cs="Times New Roman"/>
        </w:rPr>
      </w:pPr>
      <w:r>
        <w:rPr>
          <w:rFonts w:ascii="Times New Roman" w:hAnsi="Times New Roman" w:cs="Times New Roman"/>
        </w:rPr>
        <w:t>Chapter 3, presents the design corresponding to each requirement</w:t>
      </w:r>
    </w:p>
    <w:p w14:paraId="72D1A73F" w14:textId="77777777" w:rsidR="00D14C02" w:rsidRDefault="00D14C02" w:rsidP="00F8454E">
      <w:pPr>
        <w:ind w:left="1080"/>
        <w:rPr>
          <w:ins w:id="20" w:author="Galarus, Douglas" w:date="2025-11-26T10:41:00Z" w16du:dateUtc="2025-11-26T17:41:00Z"/>
          <w:rFonts w:ascii="Times New Roman" w:hAnsi="Times New Roman" w:cs="Times New Roman"/>
        </w:rPr>
      </w:pPr>
    </w:p>
    <w:p w14:paraId="5EA95613" w14:textId="46277573" w:rsidR="00B43C9F" w:rsidRPr="00F8454E" w:rsidRDefault="004C035F" w:rsidP="00F8454E">
      <w:pPr>
        <w:ind w:left="1080"/>
        <w:rPr>
          <w:rFonts w:ascii="Times New Roman" w:hAnsi="Times New Roman" w:cs="Times New Roman"/>
        </w:rPr>
      </w:pPr>
      <w:r>
        <w:rPr>
          <w:rFonts w:ascii="Times New Roman" w:hAnsi="Times New Roman" w:cs="Times New Roman"/>
        </w:rPr>
        <w:t>Mock diagrams are included to illustrate data flow and system structure.</w:t>
      </w:r>
    </w:p>
    <w:p w14:paraId="2BD65A22" w14:textId="77777777" w:rsidR="00F8454E" w:rsidRDefault="00F8454E" w:rsidP="00F8454E">
      <w:pPr>
        <w:ind w:left="1080"/>
        <w:rPr>
          <w:rFonts w:ascii="Times New Roman" w:hAnsi="Times New Roman" w:cs="Times New Roman"/>
        </w:rPr>
      </w:pPr>
    </w:p>
    <w:p w14:paraId="243BE44C" w14:textId="77777777" w:rsidR="00971DF4" w:rsidRDefault="00971DF4" w:rsidP="00F8454E">
      <w:pPr>
        <w:ind w:left="1080"/>
        <w:rPr>
          <w:rFonts w:ascii="Times New Roman" w:hAnsi="Times New Roman" w:cs="Times New Roman"/>
        </w:rPr>
      </w:pPr>
    </w:p>
    <w:p w14:paraId="515465F5" w14:textId="77777777" w:rsidR="00971DF4" w:rsidRDefault="00971DF4" w:rsidP="00F8454E">
      <w:pPr>
        <w:ind w:left="1080"/>
        <w:rPr>
          <w:rFonts w:ascii="Times New Roman" w:hAnsi="Times New Roman" w:cs="Times New Roman"/>
        </w:rPr>
      </w:pPr>
    </w:p>
    <w:p w14:paraId="5F8A88CC" w14:textId="77777777" w:rsidR="00971DF4" w:rsidRDefault="00971DF4" w:rsidP="00F8454E">
      <w:pPr>
        <w:ind w:left="1080"/>
        <w:rPr>
          <w:rFonts w:ascii="Times New Roman" w:hAnsi="Times New Roman" w:cs="Times New Roman"/>
        </w:rPr>
      </w:pPr>
    </w:p>
    <w:p w14:paraId="32A34DCC" w14:textId="77777777" w:rsidR="00971DF4" w:rsidRDefault="00971DF4" w:rsidP="00F8454E">
      <w:pPr>
        <w:ind w:left="1080"/>
        <w:rPr>
          <w:rFonts w:ascii="Times New Roman" w:hAnsi="Times New Roman" w:cs="Times New Roman"/>
        </w:rPr>
      </w:pPr>
    </w:p>
    <w:p w14:paraId="32766612" w14:textId="69AF1BFB" w:rsidR="00B02606" w:rsidRDefault="00B02606">
      <w:pPr>
        <w:pStyle w:val="Heading1"/>
        <w:ind w:left="1080"/>
        <w:pPrChange w:id="21" w:author="Cox, Quinten" w:date="2025-11-27T01:20:00Z">
          <w:pPr>
            <w:ind w:left="1080"/>
          </w:pPr>
        </w:pPrChange>
      </w:pPr>
      <w:bookmarkStart w:id="22" w:name="_Toc214006616"/>
      <w:r>
        <w:lastRenderedPageBreak/>
        <w:t>OVERALL DESCRIPTION</w:t>
      </w:r>
      <w:bookmarkEnd w:id="22"/>
    </w:p>
    <w:p w14:paraId="59719616" w14:textId="26F2B85D" w:rsidR="00B02606" w:rsidRDefault="00B02606" w:rsidP="002332B9">
      <w:pPr>
        <w:pStyle w:val="Heading2"/>
      </w:pPr>
      <w:bookmarkStart w:id="23" w:name="_Toc214006617"/>
      <w:r w:rsidRPr="00B02606">
        <w:t>Product Perspective</w:t>
      </w:r>
      <w:bookmarkEnd w:id="23"/>
    </w:p>
    <w:p w14:paraId="545F15C0" w14:textId="1D2E798E" w:rsidR="00453CD9" w:rsidRPr="002332B9" w:rsidRDefault="00453CD9" w:rsidP="002332B9">
      <w:pPr>
        <w:pStyle w:val="Heading3"/>
      </w:pPr>
      <w:bookmarkStart w:id="24" w:name="_Toc214006618"/>
      <w:r w:rsidRPr="002332B9">
        <w:t>System Interfaces</w:t>
      </w:r>
      <w:bookmarkEnd w:id="24"/>
    </w:p>
    <w:p w14:paraId="2F188915" w14:textId="4D5A2962" w:rsidR="00453CD9" w:rsidRDefault="00453CD9" w:rsidP="00453CD9">
      <w:pPr>
        <w:pStyle w:val="ListParagraph"/>
        <w:ind w:left="1080"/>
        <w:rPr>
          <w:rFonts w:ascii="Times New Roman" w:hAnsi="Times New Roman" w:cs="Times New Roman"/>
        </w:rPr>
      </w:pPr>
      <w:r>
        <w:rPr>
          <w:rFonts w:ascii="Times New Roman" w:hAnsi="Times New Roman" w:cs="Times New Roman"/>
        </w:rPr>
        <w:t>The system shall</w:t>
      </w:r>
      <w:r w:rsidR="00E042AA">
        <w:rPr>
          <w:rFonts w:ascii="Times New Roman" w:hAnsi="Times New Roman" w:cs="Times New Roman"/>
        </w:rPr>
        <w:t xml:space="preserve"> interface with the following components and data sources:</w:t>
      </w:r>
    </w:p>
    <w:p w14:paraId="702A1833" w14:textId="7069180A" w:rsidR="00E042AA" w:rsidRDefault="00E042AA" w:rsidP="00E042AA">
      <w:pPr>
        <w:pStyle w:val="ListParagraph"/>
        <w:numPr>
          <w:ilvl w:val="0"/>
          <w:numId w:val="22"/>
        </w:numPr>
        <w:rPr>
          <w:rFonts w:ascii="Times New Roman" w:hAnsi="Times New Roman" w:cs="Times New Roman"/>
        </w:rPr>
      </w:pPr>
      <w:r>
        <w:rPr>
          <w:rFonts w:ascii="Times New Roman" w:hAnsi="Times New Roman" w:cs="Times New Roman"/>
        </w:rPr>
        <w:t>Caltrans CWWP2 RWIS CSV Feed</w:t>
      </w:r>
      <w:r w:rsidR="008569F7">
        <w:rPr>
          <w:rFonts w:ascii="Times New Roman" w:hAnsi="Times New Roman" w:cs="Times New Roman"/>
        </w:rPr>
        <w:t>, to provide atmospheric and surface sensor readings and metadata for California RWIS sites</w:t>
      </w:r>
    </w:p>
    <w:p w14:paraId="55FA3056" w14:textId="0079B87C" w:rsidR="007B5EED" w:rsidRDefault="007B5EED" w:rsidP="00E042AA">
      <w:pPr>
        <w:pStyle w:val="ListParagraph"/>
        <w:numPr>
          <w:ilvl w:val="0"/>
          <w:numId w:val="22"/>
        </w:numPr>
        <w:rPr>
          <w:del w:id="25" w:author="Steilman, Nicholas" w:date="2025-12-02T02:18:00Z" w16du:dateUtc="2025-12-02T02:18:45Z"/>
          <w:rFonts w:ascii="Times New Roman" w:hAnsi="Times New Roman" w:cs="Times New Roman"/>
        </w:rPr>
      </w:pPr>
      <w:commentRangeStart w:id="26"/>
      <w:del w:id="27" w:author="Steilman, Nicholas" w:date="2025-12-02T02:18:00Z">
        <w:r w:rsidRPr="2347B243" w:rsidDel="007B5EED">
          <w:rPr>
            <w:rFonts w:ascii="Times New Roman" w:hAnsi="Times New Roman" w:cs="Times New Roman"/>
          </w:rPr>
          <w:delText>Local Python Data Processing Module to handle data retrieval, parsing, and evaluation of alert conditions</w:delText>
        </w:r>
      </w:del>
    </w:p>
    <w:p w14:paraId="1CBA5BD3" w14:textId="52D37E38" w:rsidR="007B5EED" w:rsidRDefault="00566F24" w:rsidP="00E042AA">
      <w:pPr>
        <w:pStyle w:val="ListParagraph"/>
        <w:numPr>
          <w:ilvl w:val="0"/>
          <w:numId w:val="22"/>
        </w:numPr>
        <w:rPr>
          <w:rFonts w:ascii="Times New Roman" w:hAnsi="Times New Roman" w:cs="Times New Roman"/>
        </w:rPr>
      </w:pPr>
      <w:r>
        <w:rPr>
          <w:rFonts w:ascii="Times New Roman" w:hAnsi="Times New Roman" w:cs="Times New Roman"/>
        </w:rPr>
        <w:t>PHP Web Application to facilitate user authentication, alert management, and tabular data presentation via browsers</w:t>
      </w:r>
    </w:p>
    <w:p w14:paraId="495DB65D" w14:textId="0B693DF1" w:rsidR="00566F24" w:rsidRPr="00E042AA" w:rsidRDefault="00566F24" w:rsidP="00E042AA">
      <w:pPr>
        <w:pStyle w:val="ListParagraph"/>
        <w:numPr>
          <w:ilvl w:val="0"/>
          <w:numId w:val="22"/>
        </w:numPr>
        <w:rPr>
          <w:del w:id="28" w:author="Steilman, Nicholas" w:date="2025-12-02T02:20:00Z" w16du:dateUtc="2025-12-02T02:20:16Z"/>
          <w:rFonts w:ascii="Times New Roman" w:hAnsi="Times New Roman" w:cs="Times New Roman"/>
        </w:rPr>
      </w:pPr>
      <w:del w:id="29" w:author="Steilman, Nicholas" w:date="2025-12-02T02:20:00Z">
        <w:r w:rsidRPr="2347B243" w:rsidDel="00566F24">
          <w:rPr>
            <w:rFonts w:ascii="Times New Roman" w:hAnsi="Times New Roman" w:cs="Times New Roman"/>
          </w:rPr>
          <w:delText>SQLite Database to store user credentials, alert definitions, alert states, and systems logs</w:delText>
        </w:r>
      </w:del>
      <w:commentRangeEnd w:id="26"/>
      <w:r>
        <w:rPr>
          <w:rStyle w:val="CommentReference"/>
        </w:rPr>
        <w:commentReference w:id="26"/>
      </w:r>
    </w:p>
    <w:p w14:paraId="3F088AD5" w14:textId="02788717" w:rsidR="0017268F" w:rsidRDefault="0017268F" w:rsidP="004F496F">
      <w:pPr>
        <w:pStyle w:val="Heading3"/>
      </w:pPr>
      <w:bookmarkStart w:id="30" w:name="_Toc214006619"/>
      <w:r w:rsidRPr="0017268F">
        <w:t>User Interfaces</w:t>
      </w:r>
      <w:bookmarkEnd w:id="30"/>
    </w:p>
    <w:p w14:paraId="00D3440D" w14:textId="2D758DE2" w:rsidR="0017268F" w:rsidRDefault="00887B05" w:rsidP="0017268F">
      <w:pPr>
        <w:pStyle w:val="ListParagraph"/>
        <w:ind w:left="1080"/>
        <w:rPr>
          <w:rFonts w:ascii="Times New Roman" w:hAnsi="Times New Roman" w:cs="Times New Roman"/>
        </w:rPr>
      </w:pPr>
      <w:r>
        <w:rPr>
          <w:rFonts w:ascii="Times New Roman" w:hAnsi="Times New Roman" w:cs="Times New Roman"/>
        </w:rPr>
        <w:t>The system shall include the following user interfaces:</w:t>
      </w:r>
    </w:p>
    <w:p w14:paraId="12B0592A" w14:textId="1778ABA4" w:rsidR="00887B05" w:rsidRDefault="3C24D205" w:rsidP="00887B05">
      <w:pPr>
        <w:pStyle w:val="ListParagraph"/>
        <w:numPr>
          <w:ilvl w:val="0"/>
          <w:numId w:val="19"/>
        </w:numPr>
        <w:rPr>
          <w:rFonts w:ascii="Times New Roman" w:hAnsi="Times New Roman" w:cs="Times New Roman"/>
        </w:rPr>
      </w:pPr>
      <w:commentRangeStart w:id="31"/>
      <w:r w:rsidRPr="2347B243">
        <w:rPr>
          <w:rFonts w:ascii="Times New Roman" w:hAnsi="Times New Roman" w:cs="Times New Roman"/>
        </w:rPr>
        <w:t>Web-based interface for authenticated users to view current RWIS data, define alerts, and monitor active conditions via brows</w:t>
      </w:r>
      <w:r w:rsidR="4E824E9B" w:rsidRPr="2347B243">
        <w:rPr>
          <w:rFonts w:ascii="Times New Roman" w:hAnsi="Times New Roman" w:cs="Times New Roman"/>
        </w:rPr>
        <w:t>ers</w:t>
      </w:r>
      <w:commentRangeEnd w:id="31"/>
      <w:r w:rsidR="00887B05">
        <w:rPr>
          <w:rStyle w:val="CommentReference"/>
        </w:rPr>
        <w:commentReference w:id="31"/>
      </w:r>
    </w:p>
    <w:p w14:paraId="62611F7F" w14:textId="6511B247" w:rsidR="61D9FA7D" w:rsidRDefault="61D9FA7D" w:rsidP="3FA4651D">
      <w:pPr>
        <w:pStyle w:val="ListParagraph"/>
        <w:numPr>
          <w:ilvl w:val="0"/>
          <w:numId w:val="19"/>
        </w:numPr>
        <w:rPr>
          <w:rFonts w:ascii="Times New Roman" w:hAnsi="Times New Roman" w:cs="Times New Roman"/>
        </w:rPr>
      </w:pPr>
      <w:r w:rsidRPr="3FA4651D">
        <w:rPr>
          <w:rFonts w:ascii="Times New Roman" w:hAnsi="Times New Roman" w:cs="Times New Roman"/>
        </w:rPr>
        <w:t xml:space="preserve">Web-based interface for unauthenticated users to view current RWIS data and monitor active alerts via </w:t>
      </w:r>
      <w:r w:rsidR="062D52C6" w:rsidRPr="06C973F0">
        <w:rPr>
          <w:rFonts w:ascii="Times New Roman" w:hAnsi="Times New Roman" w:cs="Times New Roman"/>
        </w:rPr>
        <w:t>browsers</w:t>
      </w:r>
    </w:p>
    <w:p w14:paraId="1A012EAC" w14:textId="67EFAAF7" w:rsidR="00CE6FBB" w:rsidRDefault="00CE6FBB" w:rsidP="00887B05">
      <w:pPr>
        <w:pStyle w:val="ListParagraph"/>
        <w:numPr>
          <w:ilvl w:val="0"/>
          <w:numId w:val="19"/>
        </w:numPr>
        <w:rPr>
          <w:rFonts w:ascii="Times New Roman" w:hAnsi="Times New Roman" w:cs="Times New Roman"/>
        </w:rPr>
      </w:pPr>
      <w:r>
        <w:rPr>
          <w:rFonts w:ascii="Times New Roman" w:hAnsi="Times New Roman" w:cs="Times New Roman"/>
        </w:rPr>
        <w:t>Administrative dashboard for system management tasks such as user control and log inspection</w:t>
      </w:r>
    </w:p>
    <w:p w14:paraId="466022D4" w14:textId="442CF3B7" w:rsidR="00CE6FBB" w:rsidRPr="00887B05" w:rsidRDefault="00CE6FBB" w:rsidP="00887B05">
      <w:pPr>
        <w:pStyle w:val="ListParagraph"/>
        <w:numPr>
          <w:ilvl w:val="0"/>
          <w:numId w:val="19"/>
        </w:numPr>
        <w:rPr>
          <w:rFonts w:ascii="Times New Roman" w:hAnsi="Times New Roman" w:cs="Times New Roman"/>
        </w:rPr>
      </w:pPr>
      <w:r>
        <w:rPr>
          <w:rFonts w:ascii="Times New Roman" w:hAnsi="Times New Roman" w:cs="Times New Roman"/>
        </w:rPr>
        <w:t>SSH access for administrators to perform server-level maintenance and configuration</w:t>
      </w:r>
    </w:p>
    <w:p w14:paraId="4E9F7446" w14:textId="7DF1E6B7" w:rsidR="0017268F" w:rsidRDefault="0017268F" w:rsidP="004F496F">
      <w:pPr>
        <w:pStyle w:val="Heading3"/>
      </w:pPr>
      <w:bookmarkStart w:id="32" w:name="_Toc214006620"/>
      <w:r w:rsidRPr="0017268F">
        <w:t>Hardware Interfaces</w:t>
      </w:r>
      <w:bookmarkEnd w:id="32"/>
    </w:p>
    <w:p w14:paraId="4AF789F1" w14:textId="4033ACCB" w:rsidR="008B7588" w:rsidRPr="008B7588" w:rsidRDefault="28EA98BC" w:rsidP="008B7588">
      <w:pPr>
        <w:pStyle w:val="ListParagraph"/>
        <w:ind w:left="1080"/>
        <w:rPr>
          <w:rFonts w:ascii="Times New Roman" w:hAnsi="Times New Roman" w:cs="Times New Roman"/>
        </w:rPr>
      </w:pPr>
      <w:r w:rsidRPr="0D0AE4FF">
        <w:rPr>
          <w:rFonts w:ascii="Times New Roman" w:hAnsi="Times New Roman" w:cs="Times New Roman"/>
        </w:rPr>
        <w:t xml:space="preserve">There are no </w:t>
      </w:r>
      <w:bookmarkStart w:id="33" w:name="_Int_eP8ncKVz"/>
      <w:r w:rsidRPr="0D0AE4FF">
        <w:rPr>
          <w:rFonts w:ascii="Times New Roman" w:hAnsi="Times New Roman" w:cs="Times New Roman"/>
        </w:rPr>
        <w:t>specific non-standard</w:t>
      </w:r>
      <w:bookmarkEnd w:id="33"/>
      <w:r w:rsidRPr="0D0AE4FF">
        <w:rPr>
          <w:rFonts w:ascii="Times New Roman" w:hAnsi="Times New Roman" w:cs="Times New Roman"/>
        </w:rPr>
        <w:t xml:space="preserve"> hardware interfaces. The System is designed to operate on any standard web server capable of running Python and PHP.</w:t>
      </w:r>
    </w:p>
    <w:p w14:paraId="7C9598E0" w14:textId="29943A1C" w:rsidR="0017268F" w:rsidRDefault="0017268F" w:rsidP="004F496F">
      <w:pPr>
        <w:pStyle w:val="Heading3"/>
      </w:pPr>
      <w:bookmarkStart w:id="34" w:name="_Toc214006621"/>
      <w:r w:rsidRPr="0017268F">
        <w:t>Software Interfaces</w:t>
      </w:r>
      <w:bookmarkEnd w:id="34"/>
    </w:p>
    <w:p w14:paraId="4800B0AA" w14:textId="43868906" w:rsidR="008B7588" w:rsidRDefault="72B21DAD" w:rsidP="008B7588">
      <w:pPr>
        <w:pStyle w:val="ListParagraph"/>
        <w:ind w:left="1080"/>
        <w:rPr>
          <w:rFonts w:ascii="Times New Roman" w:hAnsi="Times New Roman" w:cs="Times New Roman"/>
        </w:rPr>
      </w:pPr>
      <w:r w:rsidRPr="3FA4651D">
        <w:rPr>
          <w:rFonts w:ascii="Times New Roman" w:hAnsi="Times New Roman" w:cs="Times New Roman"/>
        </w:rPr>
        <w:t>The system shall be implemented using Linux, Apache, PHP, and Python with SQLite for data persistence. Key interfaces include:</w:t>
      </w:r>
    </w:p>
    <w:p w14:paraId="25474F4E" w14:textId="25CF8DAD" w:rsidR="007D4E10" w:rsidRDefault="007D4E10" w:rsidP="007D4E10">
      <w:pPr>
        <w:pStyle w:val="ListParagraph"/>
        <w:numPr>
          <w:ilvl w:val="0"/>
          <w:numId w:val="16"/>
        </w:numPr>
        <w:rPr>
          <w:rFonts w:ascii="Times New Roman" w:hAnsi="Times New Roman" w:cs="Times New Roman"/>
        </w:rPr>
      </w:pPr>
      <w:r>
        <w:rPr>
          <w:rFonts w:ascii="Times New Roman" w:hAnsi="Times New Roman" w:cs="Times New Roman"/>
        </w:rPr>
        <w:t>Python for data retrieval and alert evaluation</w:t>
      </w:r>
    </w:p>
    <w:p w14:paraId="54BBD69F" w14:textId="0CE0766F" w:rsidR="007D4E10" w:rsidRDefault="007D4E10" w:rsidP="007D4E10">
      <w:pPr>
        <w:pStyle w:val="ListParagraph"/>
        <w:numPr>
          <w:ilvl w:val="0"/>
          <w:numId w:val="16"/>
        </w:numPr>
        <w:rPr>
          <w:rFonts w:ascii="Times New Roman" w:hAnsi="Times New Roman" w:cs="Times New Roman"/>
        </w:rPr>
      </w:pPr>
      <w:r>
        <w:rPr>
          <w:rFonts w:ascii="Times New Roman" w:hAnsi="Times New Roman" w:cs="Times New Roman"/>
        </w:rPr>
        <w:t>PHP for web application logic and session management</w:t>
      </w:r>
    </w:p>
    <w:p w14:paraId="2BF19AFA" w14:textId="37A914A1" w:rsidR="007D4E10" w:rsidRDefault="007D4E10" w:rsidP="007D4E10">
      <w:pPr>
        <w:pStyle w:val="ListParagraph"/>
        <w:numPr>
          <w:ilvl w:val="0"/>
          <w:numId w:val="16"/>
        </w:numPr>
        <w:rPr>
          <w:rFonts w:ascii="Times New Roman" w:hAnsi="Times New Roman" w:cs="Times New Roman"/>
        </w:rPr>
      </w:pPr>
      <w:r>
        <w:rPr>
          <w:rFonts w:ascii="Times New Roman" w:hAnsi="Times New Roman" w:cs="Times New Roman"/>
        </w:rPr>
        <w:t>SQLite as the relational database engine</w:t>
      </w:r>
    </w:p>
    <w:p w14:paraId="1E6228FA" w14:textId="44BDA45C" w:rsidR="009E47DC" w:rsidRDefault="009E47DC" w:rsidP="007D4E10">
      <w:pPr>
        <w:pStyle w:val="ListParagraph"/>
        <w:numPr>
          <w:ilvl w:val="0"/>
          <w:numId w:val="16"/>
        </w:numPr>
        <w:rPr>
          <w:rFonts w:ascii="Times New Roman" w:hAnsi="Times New Roman" w:cs="Times New Roman"/>
        </w:rPr>
      </w:pPr>
      <w:r>
        <w:rPr>
          <w:rFonts w:ascii="Times New Roman" w:hAnsi="Times New Roman" w:cs="Times New Roman"/>
        </w:rPr>
        <w:t xml:space="preserve">HTML, CSS, and JavaScript for </w:t>
      </w:r>
      <w:r w:rsidR="00F27922">
        <w:rPr>
          <w:rFonts w:ascii="Times New Roman" w:hAnsi="Times New Roman" w:cs="Times New Roman"/>
        </w:rPr>
        <w:t>front-end presentation</w:t>
      </w:r>
    </w:p>
    <w:p w14:paraId="580FA9E8" w14:textId="77777777" w:rsidR="004F496F" w:rsidRPr="004F496F" w:rsidRDefault="004F496F" w:rsidP="004F496F">
      <w:pPr>
        <w:rPr>
          <w:rFonts w:ascii="Times New Roman" w:hAnsi="Times New Roman" w:cs="Times New Roman"/>
        </w:rPr>
      </w:pPr>
    </w:p>
    <w:p w14:paraId="6CD71546" w14:textId="77777777" w:rsidR="00AB1A04" w:rsidRDefault="00AB1A04">
      <w:pPr>
        <w:rPr>
          <w:ins w:id="35" w:author="Galarus, Douglas" w:date="2025-11-26T10:47:00Z" w16du:dateUtc="2025-11-26T17:47:00Z"/>
          <w:rFonts w:ascii="Times New Roman" w:hAnsi="Times New Roman" w:cs="Times New Roman"/>
          <w:sz w:val="28"/>
          <w:szCs w:val="28"/>
          <w:u w:val="single"/>
        </w:rPr>
      </w:pPr>
      <w:bookmarkStart w:id="36" w:name="_Toc214006622"/>
      <w:ins w:id="37" w:author="Galarus, Douglas" w:date="2025-11-26T10:47:00Z" w16du:dateUtc="2025-11-26T17:47:00Z">
        <w:r>
          <w:lastRenderedPageBreak/>
          <w:br w:type="page"/>
        </w:r>
      </w:ins>
    </w:p>
    <w:p w14:paraId="36E05C38" w14:textId="340CDF16" w:rsidR="0017268F" w:rsidRDefault="0017268F" w:rsidP="004F496F">
      <w:pPr>
        <w:pStyle w:val="Heading3"/>
      </w:pPr>
      <w:r w:rsidRPr="0017268F">
        <w:lastRenderedPageBreak/>
        <w:t>Communications Interfaces</w:t>
      </w:r>
      <w:bookmarkEnd w:id="36"/>
    </w:p>
    <w:p w14:paraId="4073E58E" w14:textId="095403D2" w:rsidR="00F27922" w:rsidRPr="00F27922" w:rsidRDefault="00B04484" w:rsidP="00F27922">
      <w:pPr>
        <w:pStyle w:val="ListParagraph"/>
        <w:ind w:left="1080"/>
        <w:rPr>
          <w:rFonts w:ascii="Times New Roman" w:hAnsi="Times New Roman" w:cs="Times New Roman"/>
        </w:rPr>
      </w:pPr>
      <w:r>
        <w:rPr>
          <w:rFonts w:ascii="Times New Roman" w:hAnsi="Times New Roman" w:cs="Times New Roman"/>
        </w:rPr>
        <w:t>The system shall use standard TCP/IP communications.</w:t>
      </w:r>
    </w:p>
    <w:p w14:paraId="21514BA2" w14:textId="162E3E03" w:rsidR="0017268F" w:rsidRDefault="0017268F" w:rsidP="004F496F">
      <w:pPr>
        <w:pStyle w:val="Heading3"/>
      </w:pPr>
      <w:bookmarkStart w:id="38" w:name="_Toc214006623"/>
      <w:r w:rsidRPr="0017268F">
        <w:t>Memory Constraints</w:t>
      </w:r>
      <w:bookmarkEnd w:id="38"/>
    </w:p>
    <w:p w14:paraId="4E7C652D" w14:textId="71E0E882" w:rsidR="00B04484" w:rsidRPr="00B04484" w:rsidRDefault="00EF7B01" w:rsidP="00B04484">
      <w:pPr>
        <w:pStyle w:val="ListParagraph"/>
        <w:ind w:left="1080"/>
        <w:rPr>
          <w:rFonts w:ascii="Times New Roman" w:hAnsi="Times New Roman" w:cs="Times New Roman"/>
        </w:rPr>
      </w:pPr>
      <w:r>
        <w:rPr>
          <w:rFonts w:ascii="Times New Roman" w:hAnsi="Times New Roman" w:cs="Times New Roman"/>
        </w:rPr>
        <w:t xml:space="preserve">There are minimal memory </w:t>
      </w:r>
      <w:r w:rsidR="00984F47">
        <w:rPr>
          <w:rFonts w:ascii="Times New Roman" w:hAnsi="Times New Roman" w:cs="Times New Roman"/>
        </w:rPr>
        <w:t>requirements,</w:t>
      </w:r>
      <w:r>
        <w:rPr>
          <w:rFonts w:ascii="Times New Roman" w:hAnsi="Times New Roman" w:cs="Times New Roman"/>
        </w:rPr>
        <w:t xml:space="preserve"> </w:t>
      </w:r>
      <w:r w:rsidR="00984F47">
        <w:rPr>
          <w:rFonts w:ascii="Times New Roman" w:hAnsi="Times New Roman" w:cs="Times New Roman"/>
        </w:rPr>
        <w:t>and they</w:t>
      </w:r>
      <w:r w:rsidR="004252BB">
        <w:rPr>
          <w:rFonts w:ascii="Times New Roman" w:hAnsi="Times New Roman" w:cs="Times New Roman"/>
        </w:rPr>
        <w:t xml:space="preserve"> </w:t>
      </w:r>
      <w:r w:rsidR="00984F47">
        <w:rPr>
          <w:rFonts w:ascii="Times New Roman" w:hAnsi="Times New Roman" w:cs="Times New Roman"/>
        </w:rPr>
        <w:t>are</w:t>
      </w:r>
      <w:r w:rsidR="004252BB">
        <w:rPr>
          <w:rFonts w:ascii="Times New Roman" w:hAnsi="Times New Roman" w:cs="Times New Roman"/>
        </w:rPr>
        <w:t xml:space="preserve"> intended to run within standard web server configurations. The SQLite </w:t>
      </w:r>
      <w:r w:rsidR="00984F47">
        <w:rPr>
          <w:rFonts w:ascii="Times New Roman" w:hAnsi="Times New Roman" w:cs="Times New Roman"/>
        </w:rPr>
        <w:t>database is expected to remain small since the system stores only recent data</w:t>
      </w:r>
      <w:r w:rsidR="00D17DBB">
        <w:rPr>
          <w:rFonts w:ascii="Times New Roman" w:hAnsi="Times New Roman" w:cs="Times New Roman"/>
        </w:rPr>
        <w:t xml:space="preserve">. </w:t>
      </w:r>
      <w:r w:rsidR="00984F47">
        <w:rPr>
          <w:rFonts w:ascii="Times New Roman" w:hAnsi="Times New Roman" w:cs="Times New Roman"/>
        </w:rPr>
        <w:t>These measures ensure that the application remains lightweight and efficient even when operating over extended periods.</w:t>
      </w:r>
    </w:p>
    <w:p w14:paraId="6B96480C" w14:textId="017F6AF6" w:rsidR="0017268F" w:rsidRDefault="0017268F" w:rsidP="004F496F">
      <w:pPr>
        <w:pStyle w:val="Heading3"/>
      </w:pPr>
      <w:bookmarkStart w:id="39" w:name="_Toc214006624"/>
      <w:r w:rsidRPr="0017268F">
        <w:t>Operations</w:t>
      </w:r>
      <w:bookmarkEnd w:id="39"/>
    </w:p>
    <w:p w14:paraId="20841D34" w14:textId="73084BDC" w:rsidR="005E6A73" w:rsidRPr="005E6A73" w:rsidRDefault="005E6A73" w:rsidP="005E6A73">
      <w:pPr>
        <w:pStyle w:val="ListParagraph"/>
        <w:ind w:left="1080"/>
        <w:rPr>
          <w:rFonts w:ascii="Times New Roman" w:hAnsi="Times New Roman" w:cs="Times New Roman"/>
        </w:rPr>
      </w:pPr>
      <w:r>
        <w:rPr>
          <w:rFonts w:ascii="Times New Roman" w:hAnsi="Times New Roman" w:cs="Times New Roman"/>
        </w:rPr>
        <w:t xml:space="preserve">The system will generally operate in the same manner for all users. All data retrieval and alert evaluation tasks are automated and occur on scheduled intervals. Users interact through the web interface to view data, define alerts, </w:t>
      </w:r>
      <w:r w:rsidR="00656950">
        <w:rPr>
          <w:rFonts w:ascii="Times New Roman" w:hAnsi="Times New Roman" w:cs="Times New Roman"/>
        </w:rPr>
        <w:t>and observe current conditions.</w:t>
      </w:r>
    </w:p>
    <w:p w14:paraId="291A79D4" w14:textId="50790E9E" w:rsidR="0017268F" w:rsidRDefault="0017268F" w:rsidP="004F496F">
      <w:pPr>
        <w:pStyle w:val="Heading3"/>
      </w:pPr>
      <w:bookmarkStart w:id="40" w:name="_Toc214006625"/>
      <w:r w:rsidRPr="0017268F">
        <w:t>Site Adaptation Requirements</w:t>
      </w:r>
      <w:bookmarkEnd w:id="40"/>
    </w:p>
    <w:p w14:paraId="4E7DAFCD" w14:textId="5832F407" w:rsidR="00672F6E" w:rsidRDefault="000A68AA" w:rsidP="00672F6E">
      <w:pPr>
        <w:pStyle w:val="ListParagraph"/>
        <w:ind w:left="1080"/>
        <w:rPr>
          <w:rFonts w:ascii="Times New Roman" w:hAnsi="Times New Roman" w:cs="Times New Roman"/>
        </w:rPr>
      </w:pPr>
      <w:r w:rsidRPr="2FF04C84">
        <w:rPr>
          <w:rFonts w:ascii="Times New Roman" w:hAnsi="Times New Roman" w:cs="Times New Roman"/>
        </w:rPr>
        <w:t xml:space="preserve">There are no </w:t>
      </w:r>
      <w:r w:rsidR="00204CD8" w:rsidRPr="2FF04C84">
        <w:rPr>
          <w:rFonts w:ascii="Times New Roman" w:hAnsi="Times New Roman" w:cs="Times New Roman"/>
        </w:rPr>
        <w:t>anticipated adaptations</w:t>
      </w:r>
      <w:r w:rsidRPr="2FF04C84">
        <w:rPr>
          <w:rFonts w:ascii="Times New Roman" w:hAnsi="Times New Roman" w:cs="Times New Roman"/>
        </w:rPr>
        <w:t xml:space="preserve"> for client use of the system. The System will use a web-base</w:t>
      </w:r>
      <w:r w:rsidR="00204CD8" w:rsidRPr="2FF04C84">
        <w:rPr>
          <w:rFonts w:ascii="Times New Roman" w:hAnsi="Times New Roman" w:cs="Times New Roman"/>
        </w:rPr>
        <w:t xml:space="preserve">d client that will run on standard, </w:t>
      </w:r>
      <w:r w:rsidR="0C43B482" w:rsidRPr="2FF04C84">
        <w:rPr>
          <w:rFonts w:ascii="Times New Roman" w:hAnsi="Times New Roman" w:cs="Times New Roman"/>
        </w:rPr>
        <w:t>current,</w:t>
      </w:r>
      <w:r w:rsidR="00204CD8" w:rsidRPr="2FF04C84">
        <w:rPr>
          <w:rFonts w:ascii="Times New Roman" w:hAnsi="Times New Roman" w:cs="Times New Roman"/>
        </w:rPr>
        <w:t xml:space="preserve"> and future browsers with Internet access.</w:t>
      </w:r>
    </w:p>
    <w:p w14:paraId="6B83B92C" w14:textId="77777777" w:rsidR="00204CD8" w:rsidRDefault="00204CD8" w:rsidP="00672F6E">
      <w:pPr>
        <w:pStyle w:val="ListParagraph"/>
        <w:ind w:left="1080"/>
        <w:rPr>
          <w:rFonts w:ascii="Times New Roman" w:hAnsi="Times New Roman" w:cs="Times New Roman"/>
        </w:rPr>
      </w:pPr>
    </w:p>
    <w:p w14:paraId="0A843F08" w14:textId="1A331342" w:rsidR="00204CD8" w:rsidRPr="00672F6E" w:rsidRDefault="00204CD8" w:rsidP="00672F6E">
      <w:pPr>
        <w:pStyle w:val="ListParagraph"/>
        <w:ind w:left="1080"/>
        <w:rPr>
          <w:del w:id="41" w:author="Steilman, Nicholas" w:date="2025-11-29T01:26:00Z" w16du:dateUtc="2025-11-29T01:26:47Z"/>
          <w:rFonts w:ascii="Times New Roman" w:hAnsi="Times New Roman" w:cs="Times New Roman"/>
        </w:rPr>
      </w:pPr>
      <w:commentRangeStart w:id="42"/>
      <w:del w:id="43" w:author="Steilman, Nicholas" w:date="2025-11-29T01:26:00Z">
        <w:r w:rsidRPr="2347B243" w:rsidDel="00204CD8">
          <w:rPr>
            <w:rFonts w:ascii="Times New Roman" w:hAnsi="Times New Roman" w:cs="Times New Roman"/>
          </w:rPr>
          <w:delText>It is understood that information relays will be the principal mechanism used to push RWIS data to the eventual Production System. As such, data for the research system will need to be pulled from RWIS CSV files.</w:delText>
        </w:r>
      </w:del>
      <w:commentRangeEnd w:id="42"/>
      <w:r>
        <w:rPr>
          <w:rStyle w:val="CommentReference"/>
        </w:rPr>
        <w:commentReference w:id="42"/>
      </w:r>
    </w:p>
    <w:p w14:paraId="7E6132F7" w14:textId="77777777" w:rsidR="00FF17E5" w:rsidRDefault="00FF17E5">
      <w:pPr>
        <w:rPr>
          <w:ins w:id="44" w:author="Galarus, Douglas" w:date="2025-11-26T10:49:00Z" w16du:dateUtc="2025-11-26T17:49:00Z"/>
          <w:rFonts w:ascii="Times New Roman" w:hAnsi="Times New Roman" w:cs="Times New Roman"/>
          <w:b/>
          <w:bCs/>
          <w:sz w:val="28"/>
          <w:szCs w:val="28"/>
        </w:rPr>
      </w:pPr>
      <w:bookmarkStart w:id="45" w:name="_Toc214006626"/>
      <w:ins w:id="46" w:author="Galarus, Douglas" w:date="2025-11-26T10:49:00Z" w16du:dateUtc="2025-11-26T17:49:00Z">
        <w:r>
          <w:br w:type="page"/>
        </w:r>
      </w:ins>
    </w:p>
    <w:p w14:paraId="22EA0DE8" w14:textId="42136D9F" w:rsidR="00B02606" w:rsidRDefault="00B02606" w:rsidP="004F496F">
      <w:pPr>
        <w:pStyle w:val="Heading2"/>
      </w:pPr>
      <w:r>
        <w:lastRenderedPageBreak/>
        <w:t>Product Functions</w:t>
      </w:r>
      <w:bookmarkEnd w:id="45"/>
    </w:p>
    <w:p w14:paraId="34EF3971" w14:textId="696A25C4" w:rsidR="003454B1" w:rsidRDefault="007A6BAF" w:rsidP="003454B1">
      <w:pPr>
        <w:pStyle w:val="ListParagraph"/>
        <w:ind w:left="1080"/>
        <w:rPr>
          <w:rFonts w:ascii="Times New Roman" w:hAnsi="Times New Roman" w:cs="Times New Roman"/>
        </w:rPr>
      </w:pPr>
      <w:r>
        <w:rPr>
          <w:rFonts w:ascii="Times New Roman" w:hAnsi="Times New Roman" w:cs="Times New Roman"/>
        </w:rPr>
        <w:t>The following general functionality summarizes the capabilities of the Prototype RWIS Alert System:</w:t>
      </w:r>
    </w:p>
    <w:p w14:paraId="7FC47D24" w14:textId="6A95DEE7" w:rsidR="007A6BAF" w:rsidRDefault="007A6BAF" w:rsidP="007A6BAF">
      <w:pPr>
        <w:pStyle w:val="ListParagraph"/>
        <w:numPr>
          <w:ilvl w:val="0"/>
          <w:numId w:val="14"/>
        </w:numPr>
        <w:rPr>
          <w:rFonts w:ascii="Times New Roman" w:hAnsi="Times New Roman" w:cs="Times New Roman"/>
        </w:rPr>
      </w:pPr>
      <w:r>
        <w:rPr>
          <w:rFonts w:ascii="Times New Roman" w:hAnsi="Times New Roman" w:cs="Times New Roman"/>
        </w:rPr>
        <w:t>Retrieval of RWIS sensor values from Caltrans CWWP2 CSV feeds</w:t>
      </w:r>
    </w:p>
    <w:p w14:paraId="7ED6FF4F" w14:textId="0580D00F" w:rsidR="007A6BAF" w:rsidRDefault="007A6BAF" w:rsidP="007A6BAF">
      <w:pPr>
        <w:pStyle w:val="ListParagraph"/>
        <w:numPr>
          <w:ilvl w:val="0"/>
          <w:numId w:val="14"/>
        </w:numPr>
        <w:rPr>
          <w:rFonts w:ascii="Times New Roman" w:hAnsi="Times New Roman" w:cs="Times New Roman"/>
        </w:rPr>
      </w:pPr>
      <w:r>
        <w:rPr>
          <w:rFonts w:ascii="Times New Roman" w:hAnsi="Times New Roman" w:cs="Times New Roman"/>
        </w:rPr>
        <w:t>Parsing and validation of CSV data to extract key parameters</w:t>
      </w:r>
    </w:p>
    <w:p w14:paraId="43884C68" w14:textId="5FB99F51" w:rsidR="007A6BAF" w:rsidRDefault="007A6BAF" w:rsidP="007A6BAF">
      <w:pPr>
        <w:pStyle w:val="ListParagraph"/>
        <w:numPr>
          <w:ilvl w:val="0"/>
          <w:numId w:val="14"/>
        </w:numPr>
        <w:rPr>
          <w:rFonts w:ascii="Times New Roman" w:hAnsi="Times New Roman" w:cs="Times New Roman"/>
        </w:rPr>
      </w:pPr>
      <w:r>
        <w:rPr>
          <w:rFonts w:ascii="Times New Roman" w:hAnsi="Times New Roman" w:cs="Times New Roman"/>
        </w:rPr>
        <w:t>Local storage of processed sensor readings in structured</w:t>
      </w:r>
      <w:r w:rsidR="00F92621">
        <w:rPr>
          <w:rFonts w:ascii="Times New Roman" w:hAnsi="Times New Roman" w:cs="Times New Roman"/>
        </w:rPr>
        <w:t xml:space="preserve"> SQLite tables</w:t>
      </w:r>
    </w:p>
    <w:p w14:paraId="7CB743EC" w14:textId="376F451C" w:rsidR="00F92621" w:rsidRDefault="00F92621" w:rsidP="007A6BAF">
      <w:pPr>
        <w:pStyle w:val="ListParagraph"/>
        <w:numPr>
          <w:ilvl w:val="0"/>
          <w:numId w:val="14"/>
        </w:numPr>
        <w:rPr>
          <w:rFonts w:ascii="Times New Roman" w:hAnsi="Times New Roman" w:cs="Times New Roman"/>
        </w:rPr>
      </w:pPr>
      <w:r>
        <w:rPr>
          <w:rFonts w:ascii="Times New Roman" w:hAnsi="Times New Roman" w:cs="Times New Roman"/>
        </w:rPr>
        <w:t>User-defined alert creation supporting comparison operators</w:t>
      </w:r>
    </w:p>
    <w:p w14:paraId="1B94B8F6" w14:textId="1A284B4C" w:rsidR="00F92621" w:rsidRDefault="00F92621" w:rsidP="007A6BAF">
      <w:pPr>
        <w:pStyle w:val="ListParagraph"/>
        <w:numPr>
          <w:ilvl w:val="0"/>
          <w:numId w:val="14"/>
        </w:numPr>
        <w:rPr>
          <w:rFonts w:ascii="Times New Roman" w:hAnsi="Times New Roman" w:cs="Times New Roman"/>
        </w:rPr>
      </w:pPr>
      <w:r>
        <w:rPr>
          <w:rFonts w:ascii="Times New Roman" w:hAnsi="Times New Roman" w:cs="Times New Roman"/>
        </w:rPr>
        <w:t>Automated alert evaluation and state management</w:t>
      </w:r>
    </w:p>
    <w:p w14:paraId="44FFD2DF" w14:textId="519D82D2" w:rsidR="00F92621" w:rsidRDefault="00F92621" w:rsidP="007A6BAF">
      <w:pPr>
        <w:pStyle w:val="ListParagraph"/>
        <w:numPr>
          <w:ilvl w:val="0"/>
          <w:numId w:val="14"/>
        </w:numPr>
        <w:rPr>
          <w:rFonts w:ascii="Times New Roman" w:hAnsi="Times New Roman" w:cs="Times New Roman"/>
        </w:rPr>
      </w:pPr>
      <w:r>
        <w:rPr>
          <w:rFonts w:ascii="Times New Roman" w:hAnsi="Times New Roman" w:cs="Times New Roman"/>
        </w:rPr>
        <w:t>Web-based display of current and recent RWIS data in tabular format</w:t>
      </w:r>
    </w:p>
    <w:p w14:paraId="6C5E043E" w14:textId="055D8567" w:rsidR="00F92621" w:rsidRDefault="00F92621" w:rsidP="007A6BAF">
      <w:pPr>
        <w:pStyle w:val="ListParagraph"/>
        <w:numPr>
          <w:ilvl w:val="0"/>
          <w:numId w:val="14"/>
        </w:numPr>
        <w:rPr>
          <w:rFonts w:ascii="Times New Roman" w:hAnsi="Times New Roman" w:cs="Times New Roman"/>
        </w:rPr>
      </w:pPr>
      <w:r>
        <w:rPr>
          <w:rFonts w:ascii="Times New Roman" w:hAnsi="Times New Roman" w:cs="Times New Roman"/>
        </w:rPr>
        <w:t>Logging of data retrieval, alert evaluation, and system events</w:t>
      </w:r>
    </w:p>
    <w:p w14:paraId="1E038A83" w14:textId="2763035F" w:rsidR="00F92621" w:rsidRPr="007A6BAF" w:rsidRDefault="00F92621" w:rsidP="007A6BAF">
      <w:pPr>
        <w:pStyle w:val="ListParagraph"/>
        <w:numPr>
          <w:ilvl w:val="0"/>
          <w:numId w:val="14"/>
        </w:numPr>
        <w:rPr>
          <w:rFonts w:ascii="Times New Roman" w:hAnsi="Times New Roman" w:cs="Times New Roman"/>
        </w:rPr>
      </w:pPr>
      <w:r>
        <w:rPr>
          <w:rFonts w:ascii="Times New Roman" w:hAnsi="Times New Roman" w:cs="Times New Roman"/>
        </w:rPr>
        <w:t>Administrative tools for user and alert management</w:t>
      </w:r>
    </w:p>
    <w:p w14:paraId="65F90F9B" w14:textId="19945CD2" w:rsidR="00B02606" w:rsidRDefault="00B02606" w:rsidP="004F496F">
      <w:pPr>
        <w:pStyle w:val="Heading2"/>
      </w:pPr>
      <w:bookmarkStart w:id="47" w:name="_Toc214006627"/>
      <w:r>
        <w:t>User Characteristics</w:t>
      </w:r>
      <w:bookmarkEnd w:id="47"/>
    </w:p>
    <w:p w14:paraId="25BEC7AD" w14:textId="002231CA" w:rsidR="003454B1" w:rsidRDefault="63914E1A" w:rsidP="003454B1">
      <w:pPr>
        <w:pStyle w:val="ListParagraph"/>
        <w:ind w:left="1080"/>
        <w:rPr>
          <w:ins w:id="48" w:author="Cox, Quinten" w:date="2025-11-29T22:36:00Z" w16du:dateUtc="2025-11-29T22:36:45Z"/>
          <w:rFonts w:ascii="Times New Roman" w:hAnsi="Times New Roman" w:cs="Times New Roman"/>
        </w:rPr>
      </w:pPr>
      <w:commentRangeStart w:id="49"/>
      <w:r w:rsidRPr="2347B243">
        <w:rPr>
          <w:rFonts w:ascii="Times New Roman" w:hAnsi="Times New Roman" w:cs="Times New Roman"/>
        </w:rPr>
        <w:t>Users include</w:t>
      </w:r>
      <w:ins w:id="50" w:author="Cox, Quinten" w:date="2025-11-29T22:36:00Z">
        <w:r w:rsidR="2FC633E4" w:rsidRPr="2347B243">
          <w:rPr>
            <w:rFonts w:ascii="Times New Roman" w:hAnsi="Times New Roman" w:cs="Times New Roman"/>
          </w:rPr>
          <w:t xml:space="preserve"> public users who can view the alerts and RWIS data,</w:t>
        </w:r>
      </w:ins>
      <w:r w:rsidRPr="2347B243">
        <w:rPr>
          <w:rFonts w:ascii="Times New Roman" w:hAnsi="Times New Roman" w:cs="Times New Roman"/>
        </w:rPr>
        <w:t xml:space="preserve"> </w:t>
      </w:r>
      <w:commentRangeEnd w:id="49"/>
      <w:r w:rsidR="003454B1">
        <w:rPr>
          <w:rStyle w:val="CommentReference"/>
        </w:rPr>
        <w:commentReference w:id="49"/>
      </w:r>
      <w:r w:rsidRPr="2347B243">
        <w:rPr>
          <w:rFonts w:ascii="Times New Roman" w:hAnsi="Times New Roman" w:cs="Times New Roman"/>
        </w:rPr>
        <w:t>general users who configure and view alerts, and administrators</w:t>
      </w:r>
      <w:r w:rsidR="02DDB678" w:rsidRPr="2347B243">
        <w:rPr>
          <w:rFonts w:ascii="Times New Roman" w:hAnsi="Times New Roman" w:cs="Times New Roman"/>
        </w:rPr>
        <w:t xml:space="preserve"> who manage users and system operations.</w:t>
      </w:r>
    </w:p>
    <w:p w14:paraId="358E53A3" w14:textId="0DC41080" w:rsidR="5EC4B7DE" w:rsidRDefault="5EC4B7DE">
      <w:pPr>
        <w:pStyle w:val="ListParagraph"/>
        <w:numPr>
          <w:ilvl w:val="0"/>
          <w:numId w:val="6"/>
        </w:numPr>
        <w:rPr>
          <w:rFonts w:ascii="Times New Roman" w:hAnsi="Times New Roman" w:cs="Times New Roman"/>
        </w:rPr>
        <w:pPrChange w:id="51" w:author="Cox, Quinten" w:date="2025-11-29T22:36:00Z">
          <w:pPr>
            <w:pStyle w:val="ListParagraph"/>
            <w:ind w:left="1080"/>
          </w:pPr>
        </w:pPrChange>
      </w:pPr>
      <w:ins w:id="52" w:author="Cox, Quinten" w:date="2025-11-29T22:36:00Z">
        <w:r w:rsidRPr="3FA4651D">
          <w:rPr>
            <w:rFonts w:ascii="Times New Roman" w:hAnsi="Times New Roman" w:cs="Times New Roman"/>
          </w:rPr>
          <w:t xml:space="preserve">Public users </w:t>
        </w:r>
      </w:ins>
      <w:ins w:id="53" w:author="Cox, Quinten" w:date="2025-11-29T22:37:00Z">
        <w:r w:rsidRPr="3FA4651D">
          <w:rPr>
            <w:rFonts w:ascii="Times New Roman" w:hAnsi="Times New Roman" w:cs="Times New Roman"/>
          </w:rPr>
          <w:t xml:space="preserve">view RWIS data and active alerts via </w:t>
        </w:r>
        <w:r w:rsidR="14E0BB65" w:rsidRPr="3FA4651D">
          <w:rPr>
            <w:rFonts w:ascii="Times New Roman" w:hAnsi="Times New Roman" w:cs="Times New Roman"/>
          </w:rPr>
          <w:t xml:space="preserve">web </w:t>
        </w:r>
      </w:ins>
      <w:ins w:id="54" w:author="Cox, Quinten" w:date="2025-11-29T22:41:00Z">
        <w:r w:rsidR="34A81EEB" w:rsidRPr="3FA4651D">
          <w:rPr>
            <w:rFonts w:ascii="Times New Roman" w:hAnsi="Times New Roman" w:cs="Times New Roman"/>
          </w:rPr>
          <w:t>browsers</w:t>
        </w:r>
      </w:ins>
    </w:p>
    <w:p w14:paraId="22FDCBFA" w14:textId="7D9BDED1" w:rsidR="001A575D" w:rsidRDefault="001A575D" w:rsidP="001A575D">
      <w:pPr>
        <w:pStyle w:val="ListParagraph"/>
        <w:numPr>
          <w:ilvl w:val="0"/>
          <w:numId w:val="6"/>
        </w:numPr>
        <w:rPr>
          <w:rFonts w:ascii="Times New Roman" w:hAnsi="Times New Roman" w:cs="Times New Roman"/>
        </w:rPr>
      </w:pPr>
      <w:r>
        <w:rPr>
          <w:rFonts w:ascii="Times New Roman" w:hAnsi="Times New Roman" w:cs="Times New Roman"/>
        </w:rPr>
        <w:t>General users define and view alerts for selected RWIS parameters using the web interface. They require a simple and intuitive interface for monitoring data and alert activity</w:t>
      </w:r>
    </w:p>
    <w:p w14:paraId="645C67C3" w14:textId="135C9F43" w:rsidR="001A575D" w:rsidRPr="001A575D" w:rsidRDefault="001A575D" w:rsidP="001A575D">
      <w:pPr>
        <w:pStyle w:val="ListParagraph"/>
        <w:numPr>
          <w:ilvl w:val="0"/>
          <w:numId w:val="6"/>
        </w:numPr>
        <w:rPr>
          <w:rFonts w:ascii="Times New Roman" w:hAnsi="Times New Roman" w:cs="Times New Roman"/>
        </w:rPr>
      </w:pPr>
      <w:r>
        <w:rPr>
          <w:rFonts w:ascii="Times New Roman" w:hAnsi="Times New Roman" w:cs="Times New Roman"/>
        </w:rPr>
        <w:t>Administrators maintain system operations, manage user accounts, and monitor logs and data retrieval processes</w:t>
      </w:r>
    </w:p>
    <w:p w14:paraId="4D69E48F" w14:textId="0E47578C" w:rsidR="00B02606" w:rsidRDefault="00B02606" w:rsidP="004F496F">
      <w:pPr>
        <w:pStyle w:val="Heading2"/>
      </w:pPr>
      <w:bookmarkStart w:id="55" w:name="_Toc214006628"/>
      <w:r>
        <w:t>Constraints</w:t>
      </w:r>
      <w:bookmarkEnd w:id="55"/>
    </w:p>
    <w:p w14:paraId="3738E0AA" w14:textId="6945344C" w:rsidR="00537276" w:rsidRDefault="00537276" w:rsidP="004F496F">
      <w:pPr>
        <w:pStyle w:val="Heading3"/>
      </w:pPr>
      <w:bookmarkStart w:id="56" w:name="_Toc214006629"/>
      <w:r w:rsidRPr="00C57339">
        <w:t>Regulatory Policies</w:t>
      </w:r>
      <w:bookmarkEnd w:id="56"/>
    </w:p>
    <w:p w14:paraId="6B2BBE7C" w14:textId="3F872FB1" w:rsidR="00C57339" w:rsidRPr="00C57339" w:rsidRDefault="0082404C" w:rsidP="00C57339">
      <w:pPr>
        <w:pStyle w:val="ListParagraph"/>
        <w:ind w:left="1080"/>
        <w:rPr>
          <w:rFonts w:ascii="Times New Roman" w:hAnsi="Times New Roman" w:cs="Times New Roman"/>
        </w:rPr>
      </w:pPr>
      <w:r>
        <w:rPr>
          <w:rFonts w:ascii="Times New Roman" w:hAnsi="Times New Roman" w:cs="Times New Roman"/>
        </w:rPr>
        <w:t xml:space="preserve">The system shall conform to applicable Montana Technological University </w:t>
      </w:r>
      <w:del w:id="57" w:author="Galarus, Douglas" w:date="2025-11-26T10:56:00Z" w16du:dateUtc="2025-11-26T17:56:00Z">
        <w:r w:rsidDel="005D5D65">
          <w:rPr>
            <w:rFonts w:ascii="Times New Roman" w:hAnsi="Times New Roman" w:cs="Times New Roman"/>
          </w:rPr>
          <w:delText xml:space="preserve">and Caltrans Information Technology </w:delText>
        </w:r>
      </w:del>
      <w:r>
        <w:rPr>
          <w:rFonts w:ascii="Times New Roman" w:hAnsi="Times New Roman" w:cs="Times New Roman"/>
        </w:rPr>
        <w:t>policies for data use, security, and accessibility.</w:t>
      </w:r>
    </w:p>
    <w:p w14:paraId="770684A5" w14:textId="44A5037E" w:rsidR="00537276" w:rsidRDefault="00537276" w:rsidP="004F496F">
      <w:pPr>
        <w:pStyle w:val="Heading3"/>
      </w:pPr>
      <w:bookmarkStart w:id="58" w:name="_Toc214006630"/>
      <w:r w:rsidRPr="00C57339">
        <w:t>Hardware Limitations</w:t>
      </w:r>
      <w:bookmarkEnd w:id="58"/>
    </w:p>
    <w:p w14:paraId="2067FD65" w14:textId="6369790F" w:rsidR="0082404C" w:rsidRPr="0082404C" w:rsidRDefault="0082404C" w:rsidP="0082404C">
      <w:pPr>
        <w:pStyle w:val="ListParagraph"/>
        <w:ind w:left="1080"/>
        <w:rPr>
          <w:rFonts w:ascii="Times New Roman" w:hAnsi="Times New Roman" w:cs="Times New Roman"/>
        </w:rPr>
      </w:pPr>
      <w:r>
        <w:rPr>
          <w:rFonts w:ascii="Times New Roman" w:hAnsi="Times New Roman" w:cs="Times New Roman"/>
        </w:rPr>
        <w:t>Not applicable; the System has no unique hardware signal or timing constraints</w:t>
      </w:r>
      <w:ins w:id="59" w:author="Galarus, Douglas" w:date="2025-11-26T10:56:00Z" w16du:dateUtc="2025-11-26T17:56:00Z">
        <w:r w:rsidR="005D5D65">
          <w:rPr>
            <w:rFonts w:ascii="Times New Roman" w:hAnsi="Times New Roman" w:cs="Times New Roman"/>
          </w:rPr>
          <w:t>.</w:t>
        </w:r>
      </w:ins>
    </w:p>
    <w:p w14:paraId="20AF68A9" w14:textId="48BE0E77" w:rsidR="00537276" w:rsidRDefault="00537276" w:rsidP="004F496F">
      <w:pPr>
        <w:pStyle w:val="Heading3"/>
      </w:pPr>
      <w:bookmarkStart w:id="60" w:name="_Toc214006631"/>
      <w:r w:rsidRPr="00C57339">
        <w:t>Interfaces to Other Applications</w:t>
      </w:r>
      <w:bookmarkEnd w:id="60"/>
    </w:p>
    <w:p w14:paraId="5275F5DD" w14:textId="5942D256" w:rsidR="0082404C" w:rsidRPr="0082404C" w:rsidRDefault="0082404C" w:rsidP="0082404C">
      <w:pPr>
        <w:pStyle w:val="ListParagraph"/>
        <w:ind w:left="1080"/>
        <w:rPr>
          <w:rFonts w:ascii="Times New Roman" w:hAnsi="Times New Roman" w:cs="Times New Roman"/>
        </w:rPr>
      </w:pPr>
      <w:r>
        <w:rPr>
          <w:rFonts w:ascii="Times New Roman" w:hAnsi="Times New Roman" w:cs="Times New Roman"/>
        </w:rPr>
        <w:t xml:space="preserve">The system operates independently and interfaces only with Caltrans RWIS CSV data </w:t>
      </w:r>
      <w:del w:id="61" w:author="Galarus, Douglas" w:date="2025-11-26T10:56:00Z" w16du:dateUtc="2025-11-26T17:56:00Z">
        <w:r w:rsidDel="000A63DD">
          <w:rPr>
            <w:rFonts w:ascii="Times New Roman" w:hAnsi="Times New Roman" w:cs="Times New Roman"/>
          </w:rPr>
          <w:delText>sources</w:delText>
        </w:r>
      </w:del>
      <w:ins w:id="62" w:author="Galarus, Douglas" w:date="2025-11-26T10:56:00Z" w16du:dateUtc="2025-11-26T17:56:00Z">
        <w:r w:rsidR="000A63DD">
          <w:rPr>
            <w:rFonts w:ascii="Times New Roman" w:hAnsi="Times New Roman" w:cs="Times New Roman"/>
          </w:rPr>
          <w:t>from the Caltrans CWWP2</w:t>
        </w:r>
      </w:ins>
      <w:r>
        <w:rPr>
          <w:rFonts w:ascii="Times New Roman" w:hAnsi="Times New Roman" w:cs="Times New Roman"/>
        </w:rPr>
        <w:t>.</w:t>
      </w:r>
    </w:p>
    <w:p w14:paraId="619EA224" w14:textId="2521B09A" w:rsidR="00537276" w:rsidRDefault="00537276" w:rsidP="004F496F">
      <w:pPr>
        <w:pStyle w:val="Heading3"/>
      </w:pPr>
      <w:bookmarkStart w:id="63" w:name="_Toc214006632"/>
      <w:r w:rsidRPr="00C57339">
        <w:t>Parallel Operation</w:t>
      </w:r>
      <w:bookmarkEnd w:id="63"/>
    </w:p>
    <w:p w14:paraId="28456DD7" w14:textId="247458D5" w:rsidR="0082404C" w:rsidRPr="0082404C" w:rsidRDefault="0082404C" w:rsidP="0082404C">
      <w:pPr>
        <w:pStyle w:val="ListParagraph"/>
        <w:ind w:left="1080"/>
        <w:rPr>
          <w:rFonts w:ascii="Times New Roman" w:hAnsi="Times New Roman" w:cs="Times New Roman"/>
        </w:rPr>
      </w:pPr>
      <w:r>
        <w:rPr>
          <w:rFonts w:ascii="Times New Roman" w:hAnsi="Times New Roman" w:cs="Times New Roman"/>
        </w:rPr>
        <w:lastRenderedPageBreak/>
        <w:t xml:space="preserve">The System shall operate in a multi-process fashion, where data retrieval </w:t>
      </w:r>
      <w:r w:rsidR="001B3DD1">
        <w:rPr>
          <w:rFonts w:ascii="Times New Roman" w:hAnsi="Times New Roman" w:cs="Times New Roman"/>
        </w:rPr>
        <w:t>and alert evaluation run concurrently without delays to user interaction.</w:t>
      </w:r>
    </w:p>
    <w:p w14:paraId="45F0948F" w14:textId="77777777" w:rsidR="000A63DD" w:rsidRDefault="000A63DD">
      <w:pPr>
        <w:rPr>
          <w:ins w:id="64" w:author="Galarus, Douglas" w:date="2025-11-26T10:57:00Z" w16du:dateUtc="2025-11-26T17:57:00Z"/>
          <w:rFonts w:ascii="Times New Roman" w:hAnsi="Times New Roman" w:cs="Times New Roman"/>
          <w:sz w:val="28"/>
          <w:szCs w:val="28"/>
          <w:u w:val="single"/>
        </w:rPr>
      </w:pPr>
      <w:bookmarkStart w:id="65" w:name="_Toc214006633"/>
      <w:ins w:id="66" w:author="Galarus, Douglas" w:date="2025-11-26T10:57:00Z" w16du:dateUtc="2025-11-26T17:57:00Z">
        <w:r>
          <w:br w:type="page"/>
        </w:r>
      </w:ins>
    </w:p>
    <w:p w14:paraId="22591EBD" w14:textId="555200AB" w:rsidR="00537276" w:rsidRDefault="00537276" w:rsidP="004F496F">
      <w:pPr>
        <w:pStyle w:val="Heading3"/>
      </w:pPr>
      <w:r w:rsidRPr="00C57339">
        <w:lastRenderedPageBreak/>
        <w:t>Audit Functions</w:t>
      </w:r>
      <w:bookmarkEnd w:id="65"/>
    </w:p>
    <w:p w14:paraId="499D7966" w14:textId="5A689DA2" w:rsidR="001B3DD1" w:rsidRPr="001B3DD1" w:rsidRDefault="001B3DD1" w:rsidP="001B3DD1">
      <w:pPr>
        <w:pStyle w:val="ListParagraph"/>
        <w:ind w:left="1080"/>
        <w:rPr>
          <w:rFonts w:ascii="Times New Roman" w:hAnsi="Times New Roman" w:cs="Times New Roman"/>
        </w:rPr>
      </w:pPr>
      <w:r>
        <w:rPr>
          <w:rFonts w:ascii="Times New Roman" w:hAnsi="Times New Roman" w:cs="Times New Roman"/>
        </w:rPr>
        <w:t xml:space="preserve">The System shall </w:t>
      </w:r>
      <w:r w:rsidR="00F23CF7">
        <w:rPr>
          <w:rFonts w:ascii="Times New Roman" w:hAnsi="Times New Roman" w:cs="Times New Roman"/>
        </w:rPr>
        <w:t>log its operation into a user-readable, text-based format, including timestamps for retrieval and alert evaluation.</w:t>
      </w:r>
    </w:p>
    <w:p w14:paraId="348C75F3" w14:textId="322A11F0" w:rsidR="00537276" w:rsidRDefault="00537276" w:rsidP="004F496F">
      <w:pPr>
        <w:pStyle w:val="Heading3"/>
      </w:pPr>
      <w:bookmarkStart w:id="67" w:name="_Toc214006634"/>
      <w:r w:rsidRPr="00C57339">
        <w:t>Control Functions</w:t>
      </w:r>
      <w:bookmarkEnd w:id="67"/>
    </w:p>
    <w:p w14:paraId="3D2148E8" w14:textId="369E6682" w:rsidR="00F23CF7" w:rsidRPr="00F23CF7" w:rsidRDefault="00F23CF7" w:rsidP="00F23CF7">
      <w:pPr>
        <w:pStyle w:val="ListParagraph"/>
        <w:ind w:left="1080"/>
        <w:rPr>
          <w:rFonts w:ascii="Times New Roman" w:hAnsi="Times New Roman" w:cs="Times New Roman"/>
        </w:rPr>
      </w:pPr>
      <w:r>
        <w:rPr>
          <w:rFonts w:ascii="Times New Roman" w:hAnsi="Times New Roman" w:cs="Times New Roman"/>
        </w:rPr>
        <w:t>Administrative functions include creation, disabling, deletion, and log review.</w:t>
      </w:r>
    </w:p>
    <w:p w14:paraId="580B8AC1" w14:textId="31FFEC2E" w:rsidR="00537276" w:rsidRDefault="00537276" w:rsidP="004F496F">
      <w:pPr>
        <w:pStyle w:val="Heading3"/>
      </w:pPr>
      <w:bookmarkStart w:id="68" w:name="_Toc214006635"/>
      <w:r w:rsidRPr="00C57339">
        <w:t>Higher</w:t>
      </w:r>
      <w:r w:rsidR="00C57339" w:rsidRPr="00C57339">
        <w:t>-order Language Requirements</w:t>
      </w:r>
      <w:bookmarkEnd w:id="68"/>
    </w:p>
    <w:p w14:paraId="301854D9" w14:textId="79958B9E" w:rsidR="00F23CF7" w:rsidRDefault="00F23CF7" w:rsidP="00F23CF7">
      <w:pPr>
        <w:pStyle w:val="ListParagraph"/>
        <w:ind w:left="1080"/>
        <w:rPr>
          <w:rFonts w:ascii="Times New Roman" w:hAnsi="Times New Roman" w:cs="Times New Roman"/>
        </w:rPr>
      </w:pPr>
      <w:r>
        <w:rPr>
          <w:rFonts w:ascii="Times New Roman" w:hAnsi="Times New Roman" w:cs="Times New Roman"/>
        </w:rPr>
        <w:t>The System shall be implemented in Python and PHP, with HTML/CSS f</w:t>
      </w:r>
      <w:r w:rsidR="002933FB">
        <w:rPr>
          <w:rFonts w:ascii="Times New Roman" w:hAnsi="Times New Roman" w:cs="Times New Roman"/>
        </w:rPr>
        <w:t>or interface and SQLite for storage.</w:t>
      </w:r>
    </w:p>
    <w:p w14:paraId="4910E67A" w14:textId="4A0AAABF" w:rsidR="004F496F" w:rsidDel="00433FF1" w:rsidRDefault="004F496F" w:rsidP="00F23CF7">
      <w:pPr>
        <w:pStyle w:val="ListParagraph"/>
        <w:ind w:left="1080"/>
        <w:rPr>
          <w:del w:id="69" w:author="Galarus, Douglas" w:date="2025-11-26T10:57:00Z" w16du:dateUtc="2025-11-26T17:57:00Z"/>
          <w:rFonts w:ascii="Times New Roman" w:hAnsi="Times New Roman" w:cs="Times New Roman"/>
        </w:rPr>
      </w:pPr>
    </w:p>
    <w:p w14:paraId="049B1C6D" w14:textId="77777777" w:rsidR="004F496F" w:rsidRPr="00F23CF7" w:rsidRDefault="004F496F" w:rsidP="00F23CF7">
      <w:pPr>
        <w:pStyle w:val="ListParagraph"/>
        <w:ind w:left="1080"/>
        <w:rPr>
          <w:rFonts w:ascii="Times New Roman" w:hAnsi="Times New Roman" w:cs="Times New Roman"/>
        </w:rPr>
      </w:pPr>
    </w:p>
    <w:p w14:paraId="2646C98D" w14:textId="072B7DA2" w:rsidR="00C57339" w:rsidRDefault="00C57339" w:rsidP="004F496F">
      <w:pPr>
        <w:pStyle w:val="Heading3"/>
      </w:pPr>
      <w:bookmarkStart w:id="70" w:name="_Toc214006636"/>
      <w:r w:rsidRPr="00C57339">
        <w:t>Signal Handshake Protocols</w:t>
      </w:r>
      <w:bookmarkEnd w:id="70"/>
    </w:p>
    <w:p w14:paraId="7D41D546" w14:textId="02E8BED7" w:rsidR="002933FB" w:rsidRPr="002933FB" w:rsidRDefault="002933FB" w:rsidP="002933FB">
      <w:pPr>
        <w:pStyle w:val="ListParagraph"/>
        <w:ind w:left="1080"/>
        <w:rPr>
          <w:rFonts w:ascii="Times New Roman" w:hAnsi="Times New Roman" w:cs="Times New Roman"/>
        </w:rPr>
      </w:pPr>
      <w:r>
        <w:rPr>
          <w:rFonts w:ascii="Times New Roman" w:hAnsi="Times New Roman" w:cs="Times New Roman"/>
        </w:rPr>
        <w:t>Not applicable.</w:t>
      </w:r>
    </w:p>
    <w:p w14:paraId="6C92F1C8" w14:textId="449E09DE" w:rsidR="00C57339" w:rsidRDefault="00C57339" w:rsidP="004F496F">
      <w:pPr>
        <w:pStyle w:val="Heading3"/>
      </w:pPr>
      <w:bookmarkStart w:id="71" w:name="_Toc214006637"/>
      <w:r w:rsidRPr="00C57339">
        <w:t>Reliability Requirements</w:t>
      </w:r>
      <w:bookmarkEnd w:id="71"/>
    </w:p>
    <w:p w14:paraId="0431749E" w14:textId="090956E2" w:rsidR="002933FB" w:rsidRPr="002933FB" w:rsidRDefault="002933FB" w:rsidP="002933FB">
      <w:pPr>
        <w:pStyle w:val="ListParagraph"/>
        <w:ind w:left="1080"/>
        <w:rPr>
          <w:rFonts w:ascii="Times New Roman" w:hAnsi="Times New Roman" w:cs="Times New Roman"/>
        </w:rPr>
      </w:pPr>
      <w:r>
        <w:rPr>
          <w:rFonts w:ascii="Times New Roman" w:hAnsi="Times New Roman" w:cs="Times New Roman"/>
        </w:rPr>
        <w:t>The System shall continue operation if a data feed is temporarily unavailable and automatically resume</w:t>
      </w:r>
      <w:del w:id="72" w:author="Galarus, Douglas" w:date="2025-11-26T11:02:00Z" w16du:dateUtc="2025-11-26T18:02:00Z">
        <w:r w:rsidDel="00370B4C">
          <w:rPr>
            <w:rFonts w:ascii="Times New Roman" w:hAnsi="Times New Roman" w:cs="Times New Roman"/>
          </w:rPr>
          <w:delText>s</w:delText>
        </w:r>
      </w:del>
      <w:r>
        <w:rPr>
          <w:rFonts w:ascii="Times New Roman" w:hAnsi="Times New Roman" w:cs="Times New Roman"/>
        </w:rPr>
        <w:t xml:space="preserve"> retrieval when connectivity is restored.</w:t>
      </w:r>
    </w:p>
    <w:p w14:paraId="14D27DD2" w14:textId="37EDB71D" w:rsidR="00C57339" w:rsidRDefault="00C57339" w:rsidP="004F496F">
      <w:pPr>
        <w:pStyle w:val="Heading3"/>
      </w:pPr>
      <w:bookmarkStart w:id="73" w:name="_Toc214006638"/>
      <w:r w:rsidRPr="00C57339">
        <w:t>Criticality of the Application</w:t>
      </w:r>
      <w:bookmarkEnd w:id="73"/>
    </w:p>
    <w:p w14:paraId="774B6015" w14:textId="6A850F5A" w:rsidR="002933FB" w:rsidRPr="002933FB" w:rsidRDefault="002933FB" w:rsidP="002933FB">
      <w:pPr>
        <w:pStyle w:val="ListParagraph"/>
        <w:ind w:left="1080"/>
        <w:rPr>
          <w:rFonts w:ascii="Times New Roman" w:hAnsi="Times New Roman" w:cs="Times New Roman"/>
        </w:rPr>
      </w:pPr>
      <w:r>
        <w:rPr>
          <w:rFonts w:ascii="Times New Roman" w:hAnsi="Times New Roman" w:cs="Times New Roman"/>
        </w:rPr>
        <w:t>The prototype shall be capable of continuous operation for testing and demonstration purposes but may be paused for maintenance without data loss.</w:t>
      </w:r>
    </w:p>
    <w:p w14:paraId="04B2B402" w14:textId="204668DB" w:rsidR="00C57339" w:rsidRDefault="00C57339" w:rsidP="004F496F">
      <w:pPr>
        <w:pStyle w:val="Heading3"/>
      </w:pPr>
      <w:bookmarkStart w:id="74" w:name="_Toc214006639"/>
      <w:r w:rsidRPr="00C57339">
        <w:t>Safety and Security Considerations</w:t>
      </w:r>
      <w:bookmarkEnd w:id="74"/>
    </w:p>
    <w:p w14:paraId="6EB43F67" w14:textId="40747D52" w:rsidR="002933FB" w:rsidRPr="002933FB" w:rsidRDefault="71673C8E" w:rsidP="002933FB">
      <w:pPr>
        <w:pStyle w:val="ListParagraph"/>
        <w:ind w:left="1080"/>
        <w:rPr>
          <w:rFonts w:ascii="Times New Roman" w:hAnsi="Times New Roman" w:cs="Times New Roman"/>
        </w:rPr>
      </w:pPr>
      <w:ins w:id="75" w:author="Cox, Quinten" w:date="2025-11-29T22:38:00Z">
        <w:r w:rsidRPr="2347B243">
          <w:rPr>
            <w:rFonts w:ascii="Times New Roman" w:hAnsi="Times New Roman" w:cs="Times New Roman"/>
          </w:rPr>
          <w:t xml:space="preserve">Public access will be allowed for </w:t>
        </w:r>
      </w:ins>
      <w:ins w:id="76" w:author="Cox, Quinten" w:date="2025-11-29T22:40:00Z">
        <w:r w:rsidR="0E506DDC" w:rsidRPr="2347B243">
          <w:rPr>
            <w:rFonts w:ascii="Times New Roman" w:hAnsi="Times New Roman" w:cs="Times New Roman"/>
          </w:rPr>
          <w:t>viewing</w:t>
        </w:r>
      </w:ins>
      <w:ins w:id="77" w:author="Cox, Quinten" w:date="2025-11-29T22:38:00Z">
        <w:r w:rsidRPr="2347B243">
          <w:rPr>
            <w:rFonts w:ascii="Times New Roman" w:hAnsi="Times New Roman" w:cs="Times New Roman"/>
          </w:rPr>
          <w:t xml:space="preserve"> only. </w:t>
        </w:r>
      </w:ins>
      <w:ins w:id="78" w:author="Cox, Quinten" w:date="2025-11-29T22:40:00Z">
        <w:r w:rsidR="25ADF1AD" w:rsidRPr="2347B243">
          <w:rPr>
            <w:rFonts w:ascii="Times New Roman" w:hAnsi="Times New Roman" w:cs="Times New Roman"/>
          </w:rPr>
          <w:t>Admi</w:t>
        </w:r>
        <w:r w:rsidR="12A54EF7" w:rsidRPr="2347B243">
          <w:rPr>
            <w:rFonts w:ascii="Times New Roman" w:hAnsi="Times New Roman" w:cs="Times New Roman"/>
          </w:rPr>
          <w:t>nistrative</w:t>
        </w:r>
      </w:ins>
      <w:ins w:id="79" w:author="Cox, Quinten" w:date="2025-11-29T22:39:00Z">
        <w:r w:rsidRPr="2347B243">
          <w:rPr>
            <w:rFonts w:ascii="Times New Roman" w:hAnsi="Times New Roman" w:cs="Times New Roman"/>
          </w:rPr>
          <w:t xml:space="preserve"> a</w:t>
        </w:r>
      </w:ins>
      <w:del w:id="80" w:author="Cox, Quinten" w:date="2025-11-29T22:39:00Z">
        <w:r w:rsidR="002933FB" w:rsidRPr="2347B243" w:rsidDel="002933FB">
          <w:rPr>
            <w:rFonts w:ascii="Times New Roman" w:hAnsi="Times New Roman" w:cs="Times New Roman"/>
          </w:rPr>
          <w:delText>A</w:delText>
        </w:r>
      </w:del>
      <w:r w:rsidR="604355AE" w:rsidRPr="2347B243">
        <w:rPr>
          <w:rFonts w:ascii="Times New Roman" w:hAnsi="Times New Roman" w:cs="Times New Roman"/>
        </w:rPr>
        <w:t>ccess</w:t>
      </w:r>
      <w:ins w:id="81" w:author="Cox, Quinten" w:date="2025-11-29T22:40:00Z">
        <w:r w:rsidR="0ED01ABA" w:rsidRPr="2347B243">
          <w:rPr>
            <w:rFonts w:ascii="Times New Roman" w:hAnsi="Times New Roman" w:cs="Times New Roman"/>
          </w:rPr>
          <w:t xml:space="preserve"> </w:t>
        </w:r>
      </w:ins>
      <w:del w:id="82" w:author="Cox, Quinten" w:date="2025-11-29T22:40:00Z">
        <w:r w:rsidR="002933FB" w:rsidRPr="2347B243" w:rsidDel="002933FB">
          <w:rPr>
            <w:rFonts w:ascii="Times New Roman" w:hAnsi="Times New Roman" w:cs="Times New Roman"/>
          </w:rPr>
          <w:delText xml:space="preserve"> </w:delText>
        </w:r>
      </w:del>
      <w:r w:rsidR="604355AE" w:rsidRPr="2347B243">
        <w:rPr>
          <w:rFonts w:ascii="Times New Roman" w:hAnsi="Times New Roman" w:cs="Times New Roman"/>
        </w:rPr>
        <w:t xml:space="preserve">shall be restricted to </w:t>
      </w:r>
      <w:commentRangeStart w:id="83"/>
      <w:r w:rsidR="604355AE" w:rsidRPr="2347B243">
        <w:rPr>
          <w:rFonts w:ascii="Times New Roman" w:hAnsi="Times New Roman" w:cs="Times New Roman"/>
        </w:rPr>
        <w:t xml:space="preserve">authenticated users </w:t>
      </w:r>
      <w:commentRangeEnd w:id="83"/>
      <w:r w:rsidR="002933FB">
        <w:rPr>
          <w:rStyle w:val="CommentReference"/>
        </w:rPr>
        <w:commentReference w:id="83"/>
      </w:r>
      <w:r w:rsidR="604355AE" w:rsidRPr="2347B243">
        <w:rPr>
          <w:rFonts w:ascii="Times New Roman" w:hAnsi="Times New Roman" w:cs="Times New Roman"/>
        </w:rPr>
        <w:t>through a secure login interface. User credentials are encrypted, and all communications use HTTPS where possible.</w:t>
      </w:r>
    </w:p>
    <w:p w14:paraId="125C14A8" w14:textId="77777777" w:rsidR="001F2A3E" w:rsidRDefault="001F2A3E">
      <w:pPr>
        <w:pStyle w:val="Heading2"/>
        <w:numPr>
          <w:ilvl w:val="0"/>
          <w:numId w:val="0"/>
        </w:numPr>
        <w:ind w:left="1080"/>
        <w:rPr>
          <w:ins w:id="84" w:author="Galarus, Douglas" w:date="2025-11-26T11:21:00Z" w16du:dateUtc="2025-11-26T18:21:00Z"/>
        </w:rPr>
        <w:pPrChange w:id="85" w:author="Galarus, Douglas" w:date="2025-11-26T11:21:00Z" w16du:dateUtc="2025-11-26T18:21:00Z">
          <w:pPr>
            <w:pStyle w:val="Heading2"/>
          </w:pPr>
        </w:pPrChange>
      </w:pPr>
      <w:bookmarkStart w:id="86" w:name="_Toc214006640"/>
    </w:p>
    <w:p w14:paraId="1BD7E770" w14:textId="48D79AD7" w:rsidR="00776E97" w:rsidRDefault="00B02606" w:rsidP="004F496F">
      <w:pPr>
        <w:pStyle w:val="Heading2"/>
      </w:pPr>
      <w:r>
        <w:t>Assumptions and Dependencies</w:t>
      </w:r>
      <w:bookmarkEnd w:id="86"/>
    </w:p>
    <w:p w14:paraId="11C53F70" w14:textId="597665B6" w:rsidR="00C20979" w:rsidRPr="00C20979" w:rsidRDefault="604355AE" w:rsidP="00C20979">
      <w:pPr>
        <w:pStyle w:val="ListParagraph"/>
        <w:ind w:left="1080"/>
        <w:rPr>
          <w:rFonts w:ascii="Times New Roman" w:hAnsi="Times New Roman" w:cs="Times New Roman"/>
        </w:rPr>
      </w:pPr>
      <w:r w:rsidRPr="2347B243">
        <w:rPr>
          <w:rFonts w:ascii="Times New Roman" w:hAnsi="Times New Roman" w:cs="Times New Roman"/>
        </w:rPr>
        <w:t xml:space="preserve">The System assumes reliable availability of Caltrans CWWP2 CSV feeds, functional network connectivity, and a properly configured web server environment supporting </w:t>
      </w:r>
      <w:commentRangeStart w:id="87"/>
      <w:del w:id="88" w:author="Cox, Quinten" w:date="2025-11-29T22:41:00Z">
        <w:r w:rsidR="002933FB" w:rsidRPr="2347B243" w:rsidDel="002933FB">
          <w:rPr>
            <w:rFonts w:ascii="Times New Roman" w:hAnsi="Times New Roman" w:cs="Times New Roman"/>
          </w:rPr>
          <w:delText xml:space="preserve">Python </w:delText>
        </w:r>
      </w:del>
      <w:commentRangeEnd w:id="87"/>
      <w:r w:rsidR="002933FB">
        <w:rPr>
          <w:rStyle w:val="CommentReference"/>
        </w:rPr>
        <w:commentReference w:id="87"/>
      </w:r>
      <w:del w:id="89" w:author="Cox, Quinten" w:date="2025-11-29T22:41:00Z">
        <w:r w:rsidR="002933FB" w:rsidRPr="2347B243" w:rsidDel="002933FB">
          <w:rPr>
            <w:rFonts w:ascii="Times New Roman" w:hAnsi="Times New Roman" w:cs="Times New Roman"/>
          </w:rPr>
          <w:delText>and</w:delText>
        </w:r>
      </w:del>
      <w:r w:rsidRPr="2347B243">
        <w:rPr>
          <w:rFonts w:ascii="Times New Roman" w:hAnsi="Times New Roman" w:cs="Times New Roman"/>
        </w:rPr>
        <w:t xml:space="preserve"> PHP.</w:t>
      </w:r>
    </w:p>
    <w:p w14:paraId="08D43DB0" w14:textId="651A2BFE" w:rsidR="619014EE" w:rsidRDefault="619014EE" w:rsidP="619014EE">
      <w:pPr>
        <w:rPr>
          <w:rFonts w:ascii="Times New Roman" w:hAnsi="Times New Roman" w:cs="Times New Roman"/>
          <w:b/>
          <w:bCs/>
          <w:sz w:val="28"/>
          <w:szCs w:val="28"/>
        </w:rPr>
      </w:pPr>
    </w:p>
    <w:p w14:paraId="46234E36" w14:textId="77777777" w:rsidR="00D05305" w:rsidRDefault="00D05305" w:rsidP="619014EE">
      <w:pPr>
        <w:rPr>
          <w:rFonts w:ascii="Times New Roman" w:hAnsi="Times New Roman" w:cs="Times New Roman"/>
          <w:b/>
          <w:bCs/>
          <w:sz w:val="28"/>
          <w:szCs w:val="28"/>
        </w:rPr>
      </w:pPr>
    </w:p>
    <w:p w14:paraId="18C85DB5" w14:textId="2CBAB33A" w:rsidR="2FF04C84" w:rsidRDefault="2FF04C84" w:rsidP="2FF04C84">
      <w:pPr>
        <w:rPr>
          <w:rFonts w:ascii="Times New Roman" w:hAnsi="Times New Roman" w:cs="Times New Roman"/>
          <w:b/>
          <w:bCs/>
          <w:sz w:val="28"/>
          <w:szCs w:val="28"/>
        </w:rPr>
      </w:pPr>
    </w:p>
    <w:p w14:paraId="4898738A" w14:textId="71AD1386" w:rsidR="2FF04C84" w:rsidDel="006A7413" w:rsidRDefault="2FF04C84" w:rsidP="2FF04C84">
      <w:pPr>
        <w:rPr>
          <w:del w:id="90" w:author="Galarus, Douglas" w:date="2025-11-26T11:43:00Z" w16du:dateUtc="2025-11-26T18:43:00Z"/>
          <w:rFonts w:ascii="Times New Roman" w:hAnsi="Times New Roman" w:cs="Times New Roman"/>
          <w:b/>
          <w:bCs/>
          <w:sz w:val="28"/>
          <w:szCs w:val="28"/>
        </w:rPr>
      </w:pPr>
    </w:p>
    <w:p w14:paraId="1C79F753" w14:textId="17D2E27C" w:rsidR="003F6971" w:rsidDel="006A7413" w:rsidRDefault="003F6971" w:rsidP="2FF04C84">
      <w:pPr>
        <w:rPr>
          <w:del w:id="91" w:author="Galarus, Douglas" w:date="2025-11-26T11:43:00Z" w16du:dateUtc="2025-11-26T18:43:00Z"/>
          <w:rFonts w:ascii="Times New Roman" w:hAnsi="Times New Roman" w:cs="Times New Roman"/>
          <w:b/>
          <w:bCs/>
          <w:sz w:val="28"/>
          <w:szCs w:val="28"/>
        </w:rPr>
      </w:pPr>
    </w:p>
    <w:p w14:paraId="5E827910" w14:textId="10476A9E" w:rsidR="003F6971" w:rsidDel="006A7413" w:rsidRDefault="003F6971" w:rsidP="2FF04C84">
      <w:pPr>
        <w:rPr>
          <w:del w:id="92" w:author="Galarus, Douglas" w:date="2025-11-26T11:43:00Z" w16du:dateUtc="2025-11-26T18:43:00Z"/>
          <w:rFonts w:ascii="Times New Roman" w:hAnsi="Times New Roman" w:cs="Times New Roman"/>
          <w:b/>
          <w:bCs/>
          <w:sz w:val="28"/>
          <w:szCs w:val="28"/>
        </w:rPr>
      </w:pPr>
    </w:p>
    <w:p w14:paraId="06112B54" w14:textId="1ED1F263" w:rsidR="003F6971" w:rsidDel="006A7413" w:rsidRDefault="003F6971" w:rsidP="2FF04C84">
      <w:pPr>
        <w:rPr>
          <w:del w:id="93" w:author="Galarus, Douglas" w:date="2025-11-26T11:43:00Z" w16du:dateUtc="2025-11-26T18:43:00Z"/>
          <w:rFonts w:ascii="Times New Roman" w:hAnsi="Times New Roman" w:cs="Times New Roman"/>
          <w:b/>
          <w:bCs/>
          <w:sz w:val="28"/>
          <w:szCs w:val="28"/>
        </w:rPr>
      </w:pPr>
    </w:p>
    <w:p w14:paraId="3B0777B6" w14:textId="774C8246" w:rsidR="003F6971" w:rsidDel="006A7413" w:rsidRDefault="003F6971" w:rsidP="2FF04C84">
      <w:pPr>
        <w:rPr>
          <w:del w:id="94" w:author="Galarus, Douglas" w:date="2025-11-26T11:43:00Z" w16du:dateUtc="2025-11-26T18:43:00Z"/>
          <w:rFonts w:ascii="Times New Roman" w:hAnsi="Times New Roman" w:cs="Times New Roman"/>
          <w:b/>
          <w:bCs/>
          <w:sz w:val="28"/>
          <w:szCs w:val="28"/>
        </w:rPr>
      </w:pPr>
    </w:p>
    <w:p w14:paraId="112D6528" w14:textId="4D2EAE1E" w:rsidR="003F6971" w:rsidDel="006A7413" w:rsidRDefault="003F6971" w:rsidP="2FF04C84">
      <w:pPr>
        <w:rPr>
          <w:del w:id="95" w:author="Galarus, Douglas" w:date="2025-11-26T11:43:00Z" w16du:dateUtc="2025-11-26T18:43:00Z"/>
          <w:rFonts w:ascii="Times New Roman" w:hAnsi="Times New Roman" w:cs="Times New Roman"/>
          <w:b/>
          <w:bCs/>
          <w:sz w:val="28"/>
          <w:szCs w:val="28"/>
        </w:rPr>
      </w:pPr>
    </w:p>
    <w:p w14:paraId="10B009F7" w14:textId="12DA83F3" w:rsidR="003F6971" w:rsidDel="006A7413" w:rsidRDefault="003F6971" w:rsidP="2FF04C84">
      <w:pPr>
        <w:rPr>
          <w:del w:id="96" w:author="Galarus, Douglas" w:date="2025-11-26T11:43:00Z" w16du:dateUtc="2025-11-26T18:43:00Z"/>
          <w:rFonts w:ascii="Times New Roman" w:hAnsi="Times New Roman" w:cs="Times New Roman"/>
          <w:b/>
          <w:bCs/>
          <w:sz w:val="28"/>
          <w:szCs w:val="28"/>
        </w:rPr>
      </w:pPr>
    </w:p>
    <w:p w14:paraId="258EEA67" w14:textId="6404CCF4" w:rsidR="003F6971" w:rsidDel="006A7413" w:rsidRDefault="003F6971" w:rsidP="2FF04C84">
      <w:pPr>
        <w:rPr>
          <w:del w:id="97" w:author="Galarus, Douglas" w:date="2025-11-26T11:43:00Z" w16du:dateUtc="2025-11-26T18:43:00Z"/>
          <w:rFonts w:ascii="Times New Roman" w:hAnsi="Times New Roman" w:cs="Times New Roman"/>
          <w:b/>
          <w:bCs/>
          <w:sz w:val="28"/>
          <w:szCs w:val="28"/>
        </w:rPr>
      </w:pPr>
    </w:p>
    <w:p w14:paraId="38BB87BC" w14:textId="27379804" w:rsidR="003F6971" w:rsidDel="006A7413" w:rsidRDefault="003F6971" w:rsidP="2FF04C84">
      <w:pPr>
        <w:rPr>
          <w:del w:id="98" w:author="Galarus, Douglas" w:date="2025-11-26T11:43:00Z" w16du:dateUtc="2025-11-26T18:43:00Z"/>
          <w:rFonts w:ascii="Times New Roman" w:hAnsi="Times New Roman" w:cs="Times New Roman"/>
          <w:b/>
          <w:bCs/>
          <w:sz w:val="28"/>
          <w:szCs w:val="28"/>
        </w:rPr>
      </w:pPr>
    </w:p>
    <w:p w14:paraId="4BED8C9F" w14:textId="347061C4" w:rsidR="00B02606" w:rsidRDefault="00B02606" w:rsidP="00CA1E85">
      <w:pPr>
        <w:pStyle w:val="Heading1"/>
        <w:numPr>
          <w:ilvl w:val="0"/>
          <w:numId w:val="24"/>
        </w:numPr>
      </w:pPr>
      <w:bookmarkStart w:id="99" w:name="_Toc214006641"/>
      <w:r>
        <w:t>DESIGN BY SPECIFIC REQUIREMENTS</w:t>
      </w:r>
      <w:bookmarkEnd w:id="99"/>
    </w:p>
    <w:p w14:paraId="23ADD5FD" w14:textId="521EB67A" w:rsidR="00B9B8CE" w:rsidRDefault="00B9B8CE" w:rsidP="00B9B8CE">
      <w:pPr>
        <w:pStyle w:val="ListParagraph"/>
        <w:jc w:val="center"/>
        <w:rPr>
          <w:rFonts w:ascii="Times New Roman" w:hAnsi="Times New Roman" w:cs="Times New Roman"/>
          <w:b/>
          <w:bCs/>
          <w:sz w:val="32"/>
          <w:szCs w:val="32"/>
        </w:rPr>
      </w:pPr>
    </w:p>
    <w:p w14:paraId="5BC54672" w14:textId="514B0979" w:rsidR="00CA7139" w:rsidRPr="00971DF4" w:rsidRDefault="00B02606" w:rsidP="003F6971">
      <w:pPr>
        <w:pStyle w:val="Heading2"/>
      </w:pPr>
      <w:bookmarkStart w:id="100" w:name="_Toc214006642"/>
      <w:r w:rsidRPr="00B02606">
        <w:t>User Accounts, Authentication</w:t>
      </w:r>
      <w:bookmarkEnd w:id="100"/>
    </w:p>
    <w:p w14:paraId="2568C1F7" w14:textId="2E9CB77D" w:rsidR="00C75D7E" w:rsidRDefault="26F5E3C9" w:rsidP="003F6971">
      <w:pPr>
        <w:pStyle w:val="Heading3"/>
      </w:pPr>
      <w:bookmarkStart w:id="101" w:name="_Toc214006643"/>
      <w:r w:rsidRPr="19F291F9">
        <w:t>Authentication</w:t>
      </w:r>
      <w:bookmarkEnd w:id="101"/>
    </w:p>
    <w:p w14:paraId="03AF3397" w14:textId="74F1749B" w:rsidR="00F47C66" w:rsidRPr="00082DE7" w:rsidRDefault="2D0754EC" w:rsidP="7CBCE7C8">
      <w:pPr>
        <w:ind w:left="1080"/>
        <w:rPr>
          <w:rFonts w:ascii="Times New Roman" w:hAnsi="Times New Roman" w:cs="Times New Roman"/>
        </w:rPr>
      </w:pPr>
      <w:r w:rsidRPr="0091F42E">
        <w:rPr>
          <w:rFonts w:ascii="Times New Roman" w:hAnsi="Times New Roman" w:cs="Times New Roman"/>
        </w:rPr>
        <w:t xml:space="preserve">3.1.1.1 </w:t>
      </w:r>
      <w:r w:rsidR="16C89455" w:rsidRPr="0091F42E">
        <w:rPr>
          <w:rFonts w:ascii="Times New Roman" w:hAnsi="Times New Roman" w:cs="Times New Roman"/>
        </w:rPr>
        <w:t>There</w:t>
      </w:r>
      <w:r w:rsidR="16C89455" w:rsidRPr="002B2990">
        <w:rPr>
          <w:rFonts w:ascii="Times New Roman" w:hAnsi="Times New Roman" w:cs="Times New Roman"/>
        </w:rPr>
        <w:t xml:space="preserve"> shall be authenticated </w:t>
      </w:r>
      <w:r w:rsidR="4E0E235D" w:rsidRPr="002B2990">
        <w:rPr>
          <w:rFonts w:ascii="Times New Roman" w:hAnsi="Times New Roman" w:cs="Times New Roman"/>
        </w:rPr>
        <w:t xml:space="preserve">and </w:t>
      </w:r>
      <w:commentRangeStart w:id="102"/>
      <w:r w:rsidR="4E0E235D" w:rsidRPr="002B2990">
        <w:rPr>
          <w:rFonts w:ascii="Times New Roman" w:hAnsi="Times New Roman" w:cs="Times New Roman"/>
        </w:rPr>
        <w:t xml:space="preserve">non-authenticated </w:t>
      </w:r>
      <w:commentRangeEnd w:id="102"/>
      <w:r w:rsidR="006A7413">
        <w:rPr>
          <w:rStyle w:val="CommentReference"/>
        </w:rPr>
        <w:commentReference w:id="102"/>
      </w:r>
      <w:r w:rsidR="4E0E235D" w:rsidRPr="002B2990">
        <w:rPr>
          <w:rFonts w:ascii="Times New Roman" w:hAnsi="Times New Roman" w:cs="Times New Roman"/>
        </w:rPr>
        <w:t>access to The System</w:t>
      </w:r>
      <w:r w:rsidR="00E763D9" w:rsidRPr="002B2990">
        <w:rPr>
          <w:rFonts w:ascii="Times New Roman" w:hAnsi="Times New Roman" w:cs="Times New Roman"/>
        </w:rPr>
        <w:t>.</w:t>
      </w:r>
      <w:r w:rsidR="00E12994" w:rsidRPr="002B2990">
        <w:rPr>
          <w:rFonts w:ascii="Times New Roman" w:hAnsi="Times New Roman" w:cs="Times New Roman"/>
        </w:rPr>
        <w:t xml:space="preserve"> </w:t>
      </w:r>
    </w:p>
    <w:p w14:paraId="66DE9B26" w14:textId="24B6FF71" w:rsidR="00F47C66" w:rsidRPr="00082DE7" w:rsidRDefault="6B7AAF83" w:rsidP="22C9B734">
      <w:pPr>
        <w:ind w:left="1080"/>
        <w:rPr>
          <w:rFonts w:ascii="Times New Roman" w:hAnsi="Times New Roman" w:cs="Times New Roman"/>
        </w:rPr>
      </w:pPr>
      <w:r w:rsidRPr="3FA4651D">
        <w:rPr>
          <w:rFonts w:ascii="Times New Roman" w:hAnsi="Times New Roman" w:cs="Times New Roman"/>
        </w:rPr>
        <w:t xml:space="preserve">3.1.1.2 </w:t>
      </w:r>
      <w:r w:rsidR="07ECF9F0" w:rsidRPr="3FA4651D">
        <w:rPr>
          <w:rFonts w:ascii="Times New Roman" w:hAnsi="Times New Roman" w:cs="Times New Roman"/>
        </w:rPr>
        <w:t>N</w:t>
      </w:r>
      <w:r w:rsidR="0993AD7D" w:rsidRPr="3FA4651D">
        <w:rPr>
          <w:rFonts w:ascii="Times New Roman" w:hAnsi="Times New Roman" w:cs="Times New Roman"/>
        </w:rPr>
        <w:t>on-authenticated</w:t>
      </w:r>
      <w:r w:rsidR="68A36D9D" w:rsidRPr="3FA4651D">
        <w:rPr>
          <w:rFonts w:ascii="Times New Roman" w:hAnsi="Times New Roman" w:cs="Times New Roman"/>
        </w:rPr>
        <w:t xml:space="preserve"> users shall be identified as public users and shall have limited access to view </w:t>
      </w:r>
      <w:r w:rsidR="50CFA5A4" w:rsidRPr="3FA4651D">
        <w:rPr>
          <w:rFonts w:ascii="Times New Roman" w:hAnsi="Times New Roman" w:cs="Times New Roman"/>
        </w:rPr>
        <w:t xml:space="preserve">RWIS and alert content </w:t>
      </w:r>
      <w:r w:rsidR="68A36D9D" w:rsidRPr="3FA4651D">
        <w:rPr>
          <w:rFonts w:ascii="Times New Roman" w:hAnsi="Times New Roman" w:cs="Times New Roman"/>
        </w:rPr>
        <w:t xml:space="preserve">only. </w:t>
      </w:r>
    </w:p>
    <w:p w14:paraId="124F7BF0" w14:textId="5119C602" w:rsidR="00F47C66" w:rsidRPr="00082DE7" w:rsidRDefault="5AEB060E" w:rsidP="633FC23F">
      <w:pPr>
        <w:ind w:left="1080"/>
        <w:rPr>
          <w:rFonts w:ascii="Times New Roman" w:hAnsi="Times New Roman" w:cs="Times New Roman"/>
        </w:rPr>
      </w:pPr>
      <w:r w:rsidRPr="0D0AE4FF">
        <w:rPr>
          <w:rFonts w:ascii="Times New Roman" w:hAnsi="Times New Roman" w:cs="Times New Roman"/>
        </w:rPr>
        <w:t xml:space="preserve">3.1.1.3 </w:t>
      </w:r>
      <w:r w:rsidR="0814B1FE" w:rsidRPr="0D0AE4FF">
        <w:rPr>
          <w:rFonts w:ascii="Times New Roman" w:hAnsi="Times New Roman" w:cs="Times New Roman"/>
        </w:rPr>
        <w:t>Authenticated users shall log in using username/password credentials managed in the SQLite database.</w:t>
      </w:r>
      <w:r w:rsidR="08BEAA95" w:rsidRPr="0D0AE4FF">
        <w:rPr>
          <w:rFonts w:ascii="Times New Roman" w:hAnsi="Times New Roman" w:cs="Times New Roman"/>
        </w:rPr>
        <w:t xml:space="preserve"> </w:t>
      </w:r>
    </w:p>
    <w:p w14:paraId="5575AB9F" w14:textId="269DC704" w:rsidR="00F47C66" w:rsidRPr="00082DE7" w:rsidRDefault="2638CFC2" w:rsidP="00DF6642">
      <w:pPr>
        <w:ind w:left="1080"/>
        <w:rPr>
          <w:rFonts w:ascii="Times New Roman" w:hAnsi="Times New Roman" w:cs="Times New Roman"/>
        </w:rPr>
      </w:pPr>
      <w:r w:rsidRPr="1C2CA9DF">
        <w:rPr>
          <w:rFonts w:ascii="Times New Roman" w:hAnsi="Times New Roman" w:cs="Times New Roman"/>
        </w:rPr>
        <w:t xml:space="preserve">3.1.1.4 </w:t>
      </w:r>
      <w:r w:rsidR="57124E3A" w:rsidRPr="1C2CA9DF">
        <w:rPr>
          <w:rFonts w:ascii="Times New Roman" w:hAnsi="Times New Roman" w:cs="Times New Roman"/>
        </w:rPr>
        <w:t>User</w:t>
      </w:r>
      <w:r w:rsidR="57124E3A" w:rsidRPr="00082DE7">
        <w:rPr>
          <w:rFonts w:ascii="Times New Roman" w:hAnsi="Times New Roman" w:cs="Times New Roman"/>
        </w:rPr>
        <w:t xml:space="preserve"> authentication will be implemented through PHP session management.</w:t>
      </w:r>
      <w:r w:rsidR="00B9401E" w:rsidRPr="00082DE7">
        <w:rPr>
          <w:rFonts w:ascii="Times New Roman" w:hAnsi="Times New Roman" w:cs="Times New Roman"/>
        </w:rPr>
        <w:t xml:space="preserve"> </w:t>
      </w:r>
      <w:r w:rsidR="57124E3A" w:rsidRPr="00082DE7">
        <w:rPr>
          <w:rFonts w:ascii="Times New Roman" w:hAnsi="Times New Roman" w:cs="Times New Roman"/>
        </w:rPr>
        <w:t>Passwords will be securely hashed using industry-standard algorithms</w:t>
      </w:r>
      <w:r w:rsidR="1406C152" w:rsidRPr="00082DE7">
        <w:rPr>
          <w:rFonts w:ascii="Times New Roman" w:hAnsi="Times New Roman" w:cs="Times New Roman"/>
        </w:rPr>
        <w:t>.</w:t>
      </w:r>
    </w:p>
    <w:p w14:paraId="07D29C5B" w14:textId="57375ACB" w:rsidR="64A5DF49" w:rsidRPr="005978CF" w:rsidRDefault="140432F1" w:rsidP="005978CF">
      <w:pPr>
        <w:pStyle w:val="Heading3"/>
        <w:rPr>
          <w:del w:id="103" w:author="Cox, Quinten" w:date="2025-11-29T22:42:00Z" w16du:dateUtc="2025-11-29T22:42:35Z"/>
        </w:rPr>
      </w:pPr>
      <w:bookmarkStart w:id="104" w:name="_Toc214006644"/>
      <w:commentRangeStart w:id="105"/>
      <w:del w:id="106" w:author="Cox, Quinten" w:date="2025-11-29T22:42:00Z">
        <w:r w:rsidDel="2F468BE4">
          <w:delText>User (Responsibility) Scopes</w:delText>
        </w:r>
      </w:del>
      <w:bookmarkEnd w:id="104"/>
    </w:p>
    <w:p w14:paraId="06422B65" w14:textId="1811391D" w:rsidR="00591774" w:rsidRPr="005E0C9F" w:rsidRDefault="5FBFF4B9" w:rsidP="0301C4F9">
      <w:pPr>
        <w:pStyle w:val="ListParagraph"/>
        <w:ind w:left="1080"/>
        <w:rPr>
          <w:del w:id="107" w:author="Cox, Quinten" w:date="2025-11-29T22:42:00Z" w16du:dateUtc="2025-11-29T22:42:35Z"/>
          <w:rFonts w:ascii="Times New Roman" w:hAnsi="Times New Roman" w:cs="Times New Roman"/>
          <w:sz w:val="28"/>
          <w:szCs w:val="28"/>
          <w:u w:val="single"/>
        </w:rPr>
      </w:pPr>
      <w:del w:id="108" w:author="Cox, Quinten" w:date="2025-11-29T22:42:00Z">
        <w:r w:rsidRPr="3FA4651D" w:rsidDel="6ECBA963">
          <w:rPr>
            <w:rFonts w:ascii="Times New Roman" w:hAnsi="Times New Roman" w:cs="Times New Roman"/>
          </w:rPr>
          <w:delText xml:space="preserve">3.1.2.1 </w:delText>
        </w:r>
        <w:r w:rsidRPr="3FA4651D" w:rsidDel="24DDC07C">
          <w:rPr>
            <w:rFonts w:ascii="Times New Roman" w:hAnsi="Times New Roman" w:cs="Times New Roman"/>
          </w:rPr>
          <w:delText>Users</w:delText>
        </w:r>
        <w:r w:rsidRPr="3FA4651D" w:rsidDel="1E4E8EBC">
          <w:rPr>
            <w:rFonts w:ascii="Times New Roman" w:hAnsi="Times New Roman" w:cs="Times New Roman"/>
          </w:rPr>
          <w:delText xml:space="preserve"> shall be assigned a </w:delText>
        </w:r>
        <w:r w:rsidRPr="3FA4651D" w:rsidDel="4F73DD20">
          <w:rPr>
            <w:rFonts w:ascii="Times New Roman" w:hAnsi="Times New Roman" w:cs="Times New Roman"/>
          </w:rPr>
          <w:delText xml:space="preserve">scope which determines the </w:delText>
        </w:r>
        <w:r w:rsidRPr="3FA4651D" w:rsidDel="2691968E">
          <w:rPr>
            <w:rFonts w:ascii="Times New Roman" w:hAnsi="Times New Roman" w:cs="Times New Roman"/>
          </w:rPr>
          <w:delText>alert scope of their defined parameters.</w:delText>
        </w:r>
        <w:r w:rsidRPr="3FA4651D" w:rsidDel="2FAA4864">
          <w:rPr>
            <w:rFonts w:ascii="Times New Roman" w:hAnsi="Times New Roman" w:cs="Times New Roman"/>
          </w:rPr>
          <w:delText xml:space="preserve"> </w:delText>
        </w:r>
      </w:del>
    </w:p>
    <w:p w14:paraId="3A34AD26" w14:textId="4CACB2E3" w:rsidR="00591774" w:rsidRPr="005E0C9F" w:rsidRDefault="00591774" w:rsidP="6C3365F2">
      <w:pPr>
        <w:pStyle w:val="ListParagraph"/>
        <w:ind w:left="1080"/>
        <w:rPr>
          <w:del w:id="109" w:author="Cox, Quinten" w:date="2025-11-29T22:42:00Z" w16du:dateUtc="2025-11-29T22:42:35Z"/>
          <w:rFonts w:ascii="Times New Roman" w:hAnsi="Times New Roman" w:cs="Times New Roman"/>
        </w:rPr>
      </w:pPr>
    </w:p>
    <w:p w14:paraId="72F8E5F1" w14:textId="0CB7E3C1" w:rsidR="5AEB5E67" w:rsidRPr="005978CF" w:rsidRDefault="6B3927C2" w:rsidP="005978CF">
      <w:pPr>
        <w:pStyle w:val="ListParagraph"/>
        <w:ind w:left="1080"/>
        <w:rPr>
          <w:del w:id="110" w:author="Cox, Quinten" w:date="2025-11-29T22:42:00Z" w16du:dateUtc="2025-11-29T22:42:35Z"/>
          <w:rFonts w:ascii="Times New Roman" w:hAnsi="Times New Roman" w:cs="Times New Roman"/>
          <w:sz w:val="28"/>
          <w:szCs w:val="28"/>
          <w:u w:val="single"/>
        </w:rPr>
      </w:pPr>
      <w:del w:id="111" w:author="Cox, Quinten" w:date="2025-11-29T22:42:00Z">
        <w:r w:rsidRPr="3FA4651D" w:rsidDel="266E37C2">
          <w:rPr>
            <w:rFonts w:ascii="Times New Roman" w:hAnsi="Times New Roman" w:cs="Times New Roman"/>
          </w:rPr>
          <w:delText xml:space="preserve">3.1.2.2 </w:delText>
        </w:r>
        <w:r w:rsidRPr="3FA4651D" w:rsidDel="2691968E">
          <w:rPr>
            <w:rFonts w:ascii="Times New Roman" w:hAnsi="Times New Roman" w:cs="Times New Roman"/>
          </w:rPr>
          <w:delText>Scopes shall be defined by user set parameters</w:delText>
        </w:r>
        <w:r w:rsidRPr="3FA4651D" w:rsidDel="67831119">
          <w:rPr>
            <w:rFonts w:ascii="Times New Roman" w:hAnsi="Times New Roman" w:cs="Times New Roman"/>
          </w:rPr>
          <w:delText>.</w:delText>
        </w:r>
      </w:del>
      <w:commentRangeEnd w:id="105"/>
      <w:r>
        <w:rPr>
          <w:rStyle w:val="CommentReference"/>
        </w:rPr>
        <w:commentReference w:id="105"/>
      </w:r>
    </w:p>
    <w:p w14:paraId="517F9C07" w14:textId="231049E6" w:rsidR="6F7CC03D" w:rsidRPr="005978CF" w:rsidRDefault="140432F1" w:rsidP="005978CF">
      <w:pPr>
        <w:pStyle w:val="Heading3"/>
      </w:pPr>
      <w:bookmarkStart w:id="112" w:name="_Toc214006645"/>
      <w:r w:rsidRPr="19F291F9">
        <w:t>User Roles</w:t>
      </w:r>
      <w:bookmarkEnd w:id="112"/>
    </w:p>
    <w:p w14:paraId="09BB04D0" w14:textId="10AB8235" w:rsidR="5588B2B9" w:rsidRPr="005978CF" w:rsidRDefault="4B2BA1E8" w:rsidP="005978CF">
      <w:pPr>
        <w:pStyle w:val="ListParagraph"/>
        <w:ind w:left="1080"/>
        <w:rPr>
          <w:rFonts w:ascii="Times New Roman" w:hAnsi="Times New Roman" w:cs="Times New Roman"/>
          <w:sz w:val="28"/>
          <w:szCs w:val="28"/>
          <w:u w:val="single"/>
        </w:rPr>
      </w:pPr>
      <w:r w:rsidRPr="2347B243">
        <w:rPr>
          <w:rFonts w:ascii="Times New Roman" w:hAnsi="Times New Roman" w:cs="Times New Roman"/>
        </w:rPr>
        <w:lastRenderedPageBreak/>
        <w:t xml:space="preserve">3.1.3.1 </w:t>
      </w:r>
      <w:r w:rsidR="262E4844" w:rsidRPr="2347B243">
        <w:rPr>
          <w:rFonts w:ascii="Times New Roman" w:hAnsi="Times New Roman" w:cs="Times New Roman"/>
        </w:rPr>
        <w:t xml:space="preserve">Users shall have one of </w:t>
      </w:r>
      <w:commentRangeStart w:id="113"/>
      <w:r w:rsidR="03360C60" w:rsidRPr="2347B243">
        <w:rPr>
          <w:rFonts w:ascii="Times New Roman" w:hAnsi="Times New Roman" w:cs="Times New Roman"/>
        </w:rPr>
        <w:t xml:space="preserve">three </w:t>
      </w:r>
      <w:commentRangeEnd w:id="113"/>
      <w:r w:rsidR="230A4F51">
        <w:rPr>
          <w:rStyle w:val="CommentReference"/>
        </w:rPr>
        <w:commentReference w:id="113"/>
      </w:r>
      <w:r w:rsidR="262E4844" w:rsidRPr="2347B243">
        <w:rPr>
          <w:rFonts w:ascii="Times New Roman" w:hAnsi="Times New Roman" w:cs="Times New Roman"/>
        </w:rPr>
        <w:t>possible roles either public or administrator.</w:t>
      </w:r>
    </w:p>
    <w:p w14:paraId="56E73614" w14:textId="019CB853" w:rsidR="4C7EC3B5" w:rsidRPr="005978CF" w:rsidRDefault="140432F1" w:rsidP="005978CF">
      <w:pPr>
        <w:pStyle w:val="Heading3"/>
      </w:pPr>
      <w:bookmarkStart w:id="114" w:name="_Toc214006646"/>
      <w:r w:rsidRPr="19F291F9">
        <w:t>Access</w:t>
      </w:r>
      <w:bookmarkEnd w:id="114"/>
    </w:p>
    <w:p w14:paraId="30C20DAD" w14:textId="54F65A65" w:rsidR="19F291F9" w:rsidRPr="008A122B" w:rsidRDefault="1E54C217" w:rsidP="2A70411C">
      <w:pPr>
        <w:pStyle w:val="ListParagraph"/>
        <w:ind w:left="1080"/>
        <w:rPr>
          <w:rFonts w:ascii="Times New Roman" w:hAnsi="Times New Roman" w:cs="Times New Roman"/>
          <w:u w:val="single"/>
        </w:rPr>
      </w:pPr>
      <w:r w:rsidRPr="12842DC8">
        <w:rPr>
          <w:rFonts w:ascii="Times New Roman" w:hAnsi="Times New Roman" w:cs="Times New Roman"/>
        </w:rPr>
        <w:t>3.1.</w:t>
      </w:r>
      <w:r w:rsidRPr="25E93F2C">
        <w:rPr>
          <w:rFonts w:ascii="Times New Roman" w:hAnsi="Times New Roman" w:cs="Times New Roman"/>
        </w:rPr>
        <w:t xml:space="preserve">4.1 </w:t>
      </w:r>
      <w:r w:rsidR="13D1EDC9" w:rsidRPr="12842DC8">
        <w:rPr>
          <w:rFonts w:ascii="Times New Roman" w:hAnsi="Times New Roman" w:cs="Times New Roman"/>
        </w:rPr>
        <w:t>Users</w:t>
      </w:r>
      <w:r w:rsidR="13D1EDC9" w:rsidRPr="00073CB0">
        <w:rPr>
          <w:rFonts w:ascii="Times New Roman" w:hAnsi="Times New Roman" w:cs="Times New Roman"/>
        </w:rPr>
        <w:t xml:space="preserve"> shall access The System via web browser.</w:t>
      </w:r>
      <w:r w:rsidR="008D7037" w:rsidRPr="00073CB0">
        <w:rPr>
          <w:rFonts w:ascii="Times New Roman" w:hAnsi="Times New Roman" w:cs="Times New Roman"/>
        </w:rPr>
        <w:t xml:space="preserve"> </w:t>
      </w:r>
    </w:p>
    <w:p w14:paraId="1229A959" w14:textId="1C3F87F8" w:rsidR="19F291F9" w:rsidRPr="008A122B" w:rsidRDefault="19F291F9" w:rsidP="3EB4DFCC">
      <w:pPr>
        <w:pStyle w:val="ListParagraph"/>
        <w:ind w:left="1080"/>
        <w:rPr>
          <w:rFonts w:ascii="Times New Roman" w:hAnsi="Times New Roman" w:cs="Times New Roman"/>
        </w:rPr>
      </w:pPr>
    </w:p>
    <w:p w14:paraId="26D824D1" w14:textId="615447F1" w:rsidR="1FA9866A" w:rsidRPr="005978CF" w:rsidRDefault="3C12B867" w:rsidP="005978CF">
      <w:pPr>
        <w:pStyle w:val="ListParagraph"/>
        <w:ind w:left="1080"/>
        <w:rPr>
          <w:rFonts w:ascii="Times New Roman" w:hAnsi="Times New Roman" w:cs="Times New Roman"/>
          <w:u w:val="single"/>
        </w:rPr>
      </w:pPr>
      <w:r w:rsidRPr="2C600634">
        <w:rPr>
          <w:rFonts w:ascii="Times New Roman" w:hAnsi="Times New Roman" w:cs="Times New Roman"/>
        </w:rPr>
        <w:t>3.1.</w:t>
      </w:r>
      <w:r w:rsidRPr="5D387475">
        <w:rPr>
          <w:rFonts w:ascii="Times New Roman" w:hAnsi="Times New Roman" w:cs="Times New Roman"/>
        </w:rPr>
        <w:t xml:space="preserve">4.2 </w:t>
      </w:r>
      <w:r w:rsidR="7C55BFDB" w:rsidRPr="00073CB0">
        <w:rPr>
          <w:rFonts w:ascii="Times New Roman" w:hAnsi="Times New Roman" w:cs="Times New Roman"/>
        </w:rPr>
        <w:t xml:space="preserve">Users shall access The System </w:t>
      </w:r>
      <w:r w:rsidR="009E00FA" w:rsidRPr="00073CB0">
        <w:rPr>
          <w:rFonts w:ascii="Times New Roman" w:hAnsi="Times New Roman" w:cs="Times New Roman"/>
        </w:rPr>
        <w:t>exclusively</w:t>
      </w:r>
      <w:r w:rsidR="7C55BFDB" w:rsidRPr="00073CB0">
        <w:rPr>
          <w:rFonts w:ascii="Times New Roman" w:hAnsi="Times New Roman" w:cs="Times New Roman"/>
        </w:rPr>
        <w:t xml:space="preserve"> via the Internet</w:t>
      </w:r>
      <w:r w:rsidR="00E354D0">
        <w:rPr>
          <w:rFonts w:ascii="Times New Roman" w:hAnsi="Times New Roman" w:cs="Times New Roman"/>
        </w:rPr>
        <w:t>.</w:t>
      </w:r>
    </w:p>
    <w:p w14:paraId="6A6A12CB" w14:textId="3173F9C1" w:rsidR="002A4AA7" w:rsidRDefault="140432F1" w:rsidP="005978CF">
      <w:pPr>
        <w:pStyle w:val="Heading3"/>
      </w:pPr>
      <w:bookmarkStart w:id="115" w:name="_Toc214006647"/>
      <w:r w:rsidRPr="19F291F9">
        <w:t>User Notification</w:t>
      </w:r>
      <w:bookmarkEnd w:id="115"/>
    </w:p>
    <w:p w14:paraId="4D4D0FDE" w14:textId="5200E2BE" w:rsidR="536F18FB" w:rsidRDefault="536F18FB" w:rsidP="4202A0CA">
      <w:pPr>
        <w:pStyle w:val="ListParagraph"/>
        <w:ind w:left="1080"/>
        <w:rPr>
          <w:rFonts w:ascii="Times New Roman" w:hAnsi="Times New Roman" w:cs="Times New Roman"/>
          <w:sz w:val="28"/>
          <w:szCs w:val="28"/>
          <w:u w:val="single"/>
        </w:rPr>
      </w:pPr>
    </w:p>
    <w:p w14:paraId="7FF5C3EF" w14:textId="76B64E3C" w:rsidR="516BE78B" w:rsidRPr="005D079C" w:rsidRDefault="5D7C922A" w:rsidP="006F22B0">
      <w:pPr>
        <w:pStyle w:val="ListParagraph"/>
        <w:ind w:left="1080"/>
        <w:rPr>
          <w:rFonts w:ascii="Times New Roman" w:hAnsi="Times New Roman" w:cs="Times New Roman"/>
          <w:u w:val="single"/>
        </w:rPr>
      </w:pPr>
      <w:r w:rsidRPr="56FB5416">
        <w:rPr>
          <w:rFonts w:ascii="Times New Roman" w:hAnsi="Times New Roman" w:cs="Times New Roman"/>
        </w:rPr>
        <w:t>3.</w:t>
      </w:r>
      <w:r w:rsidRPr="4B425900">
        <w:rPr>
          <w:rFonts w:ascii="Times New Roman" w:hAnsi="Times New Roman" w:cs="Times New Roman"/>
        </w:rPr>
        <w:t xml:space="preserve">1.5.1 </w:t>
      </w:r>
      <w:r w:rsidR="516BE78B" w:rsidRPr="4B425900">
        <w:rPr>
          <w:rFonts w:ascii="Times New Roman" w:hAnsi="Times New Roman" w:cs="Times New Roman"/>
        </w:rPr>
        <w:t>Notification</w:t>
      </w:r>
      <w:r w:rsidR="516BE78B" w:rsidRPr="005D079C">
        <w:rPr>
          <w:rFonts w:ascii="Times New Roman" w:hAnsi="Times New Roman" w:cs="Times New Roman"/>
        </w:rPr>
        <w:t xml:space="preserve"> will not be handled by The System</w:t>
      </w:r>
      <w:r w:rsidR="529F60F6" w:rsidRPr="5E8951A4">
        <w:rPr>
          <w:rFonts w:ascii="Times New Roman" w:hAnsi="Times New Roman" w:cs="Times New Roman"/>
        </w:rPr>
        <w:t>,</w:t>
      </w:r>
      <w:r w:rsidR="516BE78B" w:rsidRPr="005D079C">
        <w:rPr>
          <w:rFonts w:ascii="Times New Roman" w:hAnsi="Times New Roman" w:cs="Times New Roman"/>
        </w:rPr>
        <w:t xml:space="preserve"> but The System will facilitate </w:t>
      </w:r>
      <w:r w:rsidR="194C5689" w:rsidRPr="005D079C">
        <w:rPr>
          <w:rFonts w:ascii="Times New Roman" w:hAnsi="Times New Roman" w:cs="Times New Roman"/>
        </w:rPr>
        <w:t>the potential for notification via the alert system.</w:t>
      </w:r>
    </w:p>
    <w:p w14:paraId="1B449AD0" w14:textId="2ED8A70F" w:rsidR="6A0EC4C8" w:rsidRDefault="6A0EC4C8" w:rsidP="6A0EC4C8">
      <w:pPr>
        <w:pStyle w:val="ListParagraph"/>
        <w:ind w:left="1080"/>
        <w:rPr>
          <w:rFonts w:ascii="Times New Roman" w:hAnsi="Times New Roman" w:cs="Times New Roman"/>
        </w:rPr>
      </w:pPr>
    </w:p>
    <w:p w14:paraId="014360A9" w14:textId="1AF13886" w:rsidR="2FF04C84" w:rsidRDefault="2FF04C84" w:rsidP="2FF04C84">
      <w:pPr>
        <w:pStyle w:val="ListParagraph"/>
        <w:ind w:left="1080"/>
        <w:rPr>
          <w:rFonts w:ascii="Times New Roman" w:hAnsi="Times New Roman" w:cs="Times New Roman"/>
        </w:rPr>
      </w:pPr>
    </w:p>
    <w:p w14:paraId="6E8449C3" w14:textId="3BBEFFC1" w:rsidR="2FF04C84" w:rsidRDefault="2FF04C84" w:rsidP="2FF04C84">
      <w:pPr>
        <w:pStyle w:val="ListParagraph"/>
        <w:ind w:left="1080"/>
        <w:rPr>
          <w:rFonts w:ascii="Times New Roman" w:hAnsi="Times New Roman" w:cs="Times New Roman"/>
        </w:rPr>
      </w:pPr>
    </w:p>
    <w:p w14:paraId="62DBD45A" w14:textId="77777777" w:rsidR="005978CF" w:rsidRDefault="005978CF" w:rsidP="2FF04C84">
      <w:pPr>
        <w:pStyle w:val="ListParagraph"/>
        <w:ind w:left="1080"/>
        <w:rPr>
          <w:rFonts w:ascii="Times New Roman" w:hAnsi="Times New Roman" w:cs="Times New Roman"/>
        </w:rPr>
      </w:pPr>
    </w:p>
    <w:p w14:paraId="7803584F" w14:textId="77777777" w:rsidR="005978CF" w:rsidRDefault="005978CF" w:rsidP="2FF04C84">
      <w:pPr>
        <w:pStyle w:val="ListParagraph"/>
        <w:ind w:left="1080"/>
        <w:rPr>
          <w:rFonts w:ascii="Times New Roman" w:hAnsi="Times New Roman" w:cs="Times New Roman"/>
        </w:rPr>
      </w:pPr>
    </w:p>
    <w:p w14:paraId="4BDE812D" w14:textId="24ABD77F" w:rsidR="27F1FB00" w:rsidRPr="005978CF" w:rsidRDefault="140432F1" w:rsidP="005978CF">
      <w:pPr>
        <w:pStyle w:val="Heading3"/>
      </w:pPr>
      <w:bookmarkStart w:id="116" w:name="_Toc214006648"/>
      <w:commentRangeStart w:id="117"/>
      <w:r w:rsidRPr="19F291F9">
        <w:t>Disabling User Accounts</w:t>
      </w:r>
      <w:bookmarkEnd w:id="116"/>
      <w:commentRangeEnd w:id="117"/>
      <w:r w:rsidR="0073768C">
        <w:rPr>
          <w:rStyle w:val="CommentReference"/>
          <w:rFonts w:asciiTheme="minorHAnsi" w:hAnsiTheme="minorHAnsi" w:cstheme="minorBidi"/>
          <w:u w:val="none"/>
        </w:rPr>
        <w:commentReference w:id="117"/>
      </w:r>
    </w:p>
    <w:p w14:paraId="4D8DAC1D" w14:textId="10F29EE5" w:rsidR="74826E67" w:rsidRDefault="17F90529" w:rsidP="005978CF">
      <w:pPr>
        <w:pStyle w:val="ListParagraph"/>
        <w:ind w:left="1080"/>
        <w:rPr>
          <w:rFonts w:ascii="Times New Roman" w:hAnsi="Times New Roman" w:cs="Times New Roman"/>
        </w:rPr>
      </w:pPr>
      <w:r w:rsidRPr="306EADA1">
        <w:rPr>
          <w:rFonts w:ascii="Times New Roman" w:hAnsi="Times New Roman" w:cs="Times New Roman"/>
        </w:rPr>
        <w:t xml:space="preserve">3.1.6.1 </w:t>
      </w:r>
      <w:r w:rsidR="03992AB5" w:rsidRPr="306EADA1">
        <w:rPr>
          <w:rFonts w:ascii="Times New Roman" w:hAnsi="Times New Roman" w:cs="Times New Roman"/>
        </w:rPr>
        <w:t>There</w:t>
      </w:r>
      <w:r w:rsidR="03992AB5" w:rsidRPr="005D01D3">
        <w:rPr>
          <w:rFonts w:ascii="Times New Roman" w:hAnsi="Times New Roman" w:cs="Times New Roman"/>
        </w:rPr>
        <w:t xml:space="preserve"> shall be a </w:t>
      </w:r>
      <w:r w:rsidR="005D66B6" w:rsidRPr="005D01D3">
        <w:rPr>
          <w:rFonts w:ascii="Times New Roman" w:hAnsi="Times New Roman" w:cs="Times New Roman"/>
        </w:rPr>
        <w:t>mechanism</w:t>
      </w:r>
      <w:r w:rsidR="03992AB5" w:rsidRPr="005D01D3">
        <w:rPr>
          <w:rFonts w:ascii="Times New Roman" w:hAnsi="Times New Roman" w:cs="Times New Roman"/>
        </w:rPr>
        <w:t xml:space="preserve"> for disabling user accounts.</w:t>
      </w:r>
    </w:p>
    <w:p w14:paraId="51EAE0D2" w14:textId="77777777" w:rsidR="005978CF" w:rsidRPr="005978CF" w:rsidRDefault="005978CF" w:rsidP="005978CF">
      <w:pPr>
        <w:pStyle w:val="ListParagraph"/>
        <w:ind w:left="1080"/>
        <w:rPr>
          <w:rFonts w:ascii="Times New Roman" w:hAnsi="Times New Roman" w:cs="Times New Roman"/>
        </w:rPr>
      </w:pPr>
    </w:p>
    <w:p w14:paraId="6572410F" w14:textId="77777777" w:rsidR="005978CF" w:rsidRDefault="07BB7ED2" w:rsidP="005978CF">
      <w:pPr>
        <w:pStyle w:val="ListParagraph"/>
        <w:ind w:left="1080"/>
        <w:rPr>
          <w:rFonts w:ascii="Times New Roman" w:hAnsi="Times New Roman" w:cs="Times New Roman"/>
        </w:rPr>
      </w:pPr>
      <w:r w:rsidRPr="4286775A">
        <w:rPr>
          <w:rFonts w:ascii="Times New Roman" w:hAnsi="Times New Roman" w:cs="Times New Roman"/>
        </w:rPr>
        <w:t>3.1.6.</w:t>
      </w:r>
      <w:r w:rsidRPr="17AF8934">
        <w:rPr>
          <w:rFonts w:ascii="Times New Roman" w:hAnsi="Times New Roman" w:cs="Times New Roman"/>
        </w:rPr>
        <w:t xml:space="preserve">2 </w:t>
      </w:r>
      <w:r w:rsidR="03992AB5" w:rsidRPr="17AF8934">
        <w:rPr>
          <w:rFonts w:ascii="Times New Roman" w:hAnsi="Times New Roman" w:cs="Times New Roman"/>
        </w:rPr>
        <w:t>Users</w:t>
      </w:r>
      <w:r w:rsidR="03992AB5" w:rsidRPr="005D01D3">
        <w:rPr>
          <w:rFonts w:ascii="Times New Roman" w:hAnsi="Times New Roman" w:cs="Times New Roman"/>
        </w:rPr>
        <w:t xml:space="preserve"> shall not be able to log onto The System if their account is disabled.</w:t>
      </w:r>
    </w:p>
    <w:p w14:paraId="4C515AB1" w14:textId="3ABFA6E4" w:rsidR="03992AB5" w:rsidRPr="005978CF" w:rsidRDefault="007D0620" w:rsidP="005978CF">
      <w:pPr>
        <w:pStyle w:val="ListParagraph"/>
        <w:ind w:left="1080"/>
        <w:rPr>
          <w:rFonts w:ascii="Times New Roman" w:hAnsi="Times New Roman" w:cs="Times New Roman"/>
        </w:rPr>
      </w:pPr>
      <w:r w:rsidRPr="005D01D3">
        <w:rPr>
          <w:rFonts w:ascii="Times New Roman" w:hAnsi="Times New Roman" w:cs="Times New Roman"/>
        </w:rPr>
        <w:t xml:space="preserve"> </w:t>
      </w:r>
    </w:p>
    <w:p w14:paraId="3B58637C" w14:textId="486D5E14" w:rsidR="03992AB5" w:rsidRPr="008508CD" w:rsidRDefault="3B401A34" w:rsidP="6E605F9D">
      <w:pPr>
        <w:pStyle w:val="ListParagraph"/>
        <w:ind w:left="1080"/>
        <w:rPr>
          <w:rFonts w:ascii="Times New Roman" w:hAnsi="Times New Roman" w:cs="Times New Roman"/>
        </w:rPr>
      </w:pPr>
      <w:r w:rsidRPr="39DCBEB6">
        <w:rPr>
          <w:rFonts w:ascii="Times New Roman" w:hAnsi="Times New Roman" w:cs="Times New Roman"/>
        </w:rPr>
        <w:t>3.1.</w:t>
      </w:r>
      <w:r w:rsidRPr="2A39812B">
        <w:rPr>
          <w:rFonts w:ascii="Times New Roman" w:hAnsi="Times New Roman" w:cs="Times New Roman"/>
        </w:rPr>
        <w:t>6.</w:t>
      </w:r>
      <w:r w:rsidRPr="6902E247">
        <w:rPr>
          <w:rFonts w:ascii="Times New Roman" w:hAnsi="Times New Roman" w:cs="Times New Roman"/>
        </w:rPr>
        <w:t xml:space="preserve">3 </w:t>
      </w:r>
      <w:r w:rsidR="03992AB5" w:rsidRPr="2A39812B">
        <w:rPr>
          <w:rFonts w:ascii="Times New Roman" w:hAnsi="Times New Roman" w:cs="Times New Roman"/>
        </w:rPr>
        <w:t>There</w:t>
      </w:r>
      <w:r w:rsidR="03992AB5" w:rsidRPr="005D01D3">
        <w:rPr>
          <w:rFonts w:ascii="Times New Roman" w:hAnsi="Times New Roman" w:cs="Times New Roman"/>
        </w:rPr>
        <w:t xml:space="preserve"> shall be a mechanism for re-enabling User accounts.</w:t>
      </w:r>
      <w:r w:rsidR="00E348FF">
        <w:rPr>
          <w:rFonts w:ascii="Times New Roman" w:hAnsi="Times New Roman" w:cs="Times New Roman"/>
        </w:rPr>
        <w:t xml:space="preserve"> </w:t>
      </w:r>
    </w:p>
    <w:p w14:paraId="31A30A93" w14:textId="0F1D8301" w:rsidR="03992AB5" w:rsidRPr="008508CD" w:rsidRDefault="03992AB5" w:rsidP="4EBC9172">
      <w:pPr>
        <w:pStyle w:val="ListParagraph"/>
        <w:ind w:left="1080"/>
        <w:rPr>
          <w:rFonts w:ascii="Times New Roman" w:hAnsi="Times New Roman" w:cs="Times New Roman"/>
        </w:rPr>
      </w:pPr>
    </w:p>
    <w:p w14:paraId="0403C8FB" w14:textId="02B32780" w:rsidR="4EBC9172" w:rsidRPr="005978CF" w:rsidRDefault="7E4A071D" w:rsidP="005978CF">
      <w:pPr>
        <w:pStyle w:val="ListParagraph"/>
        <w:ind w:left="1080"/>
        <w:rPr>
          <w:rFonts w:ascii="Times New Roman" w:hAnsi="Times New Roman" w:cs="Times New Roman"/>
        </w:rPr>
      </w:pPr>
      <w:r w:rsidRPr="57B02CB2">
        <w:rPr>
          <w:rFonts w:ascii="Times New Roman" w:hAnsi="Times New Roman" w:cs="Times New Roman"/>
        </w:rPr>
        <w:t>3.1.</w:t>
      </w:r>
      <w:r w:rsidRPr="34C84011">
        <w:rPr>
          <w:rFonts w:ascii="Times New Roman" w:hAnsi="Times New Roman" w:cs="Times New Roman"/>
        </w:rPr>
        <w:t>6.</w:t>
      </w:r>
      <w:r w:rsidRPr="4CB58E6A">
        <w:rPr>
          <w:rFonts w:ascii="Times New Roman" w:hAnsi="Times New Roman" w:cs="Times New Roman"/>
        </w:rPr>
        <w:t xml:space="preserve">4 </w:t>
      </w:r>
      <w:r w:rsidR="03992AB5" w:rsidRPr="4CB58E6A">
        <w:rPr>
          <w:rFonts w:ascii="Times New Roman" w:hAnsi="Times New Roman" w:cs="Times New Roman"/>
        </w:rPr>
        <w:t>User</w:t>
      </w:r>
      <w:r w:rsidR="03992AB5" w:rsidRPr="008508CD">
        <w:rPr>
          <w:rFonts w:ascii="Times New Roman" w:hAnsi="Times New Roman" w:cs="Times New Roman"/>
        </w:rPr>
        <w:t xml:space="preserve"> defined alerts shall be disabled </w:t>
      </w:r>
      <w:r w:rsidR="00B148A7" w:rsidRPr="008508CD">
        <w:rPr>
          <w:rFonts w:ascii="Times New Roman" w:hAnsi="Times New Roman" w:cs="Times New Roman"/>
        </w:rPr>
        <w:t>if the</w:t>
      </w:r>
      <w:r w:rsidR="03992AB5" w:rsidRPr="008508CD">
        <w:rPr>
          <w:rFonts w:ascii="Times New Roman" w:hAnsi="Times New Roman" w:cs="Times New Roman"/>
        </w:rPr>
        <w:t xml:space="preserve"> </w:t>
      </w:r>
      <w:r w:rsidR="00FA6242" w:rsidRPr="008508CD">
        <w:rPr>
          <w:rFonts w:ascii="Times New Roman" w:hAnsi="Times New Roman" w:cs="Times New Roman"/>
        </w:rPr>
        <w:t>corresponding</w:t>
      </w:r>
      <w:r w:rsidR="03992AB5" w:rsidRPr="008508CD">
        <w:rPr>
          <w:rFonts w:ascii="Times New Roman" w:hAnsi="Times New Roman" w:cs="Times New Roman"/>
        </w:rPr>
        <w:t xml:space="preserve"> account is disabled. </w:t>
      </w:r>
    </w:p>
    <w:p w14:paraId="1F4A2A1F" w14:textId="7498198F" w:rsidR="64FBCF13" w:rsidRPr="005978CF" w:rsidRDefault="140432F1" w:rsidP="005978CF">
      <w:pPr>
        <w:pStyle w:val="Heading3"/>
      </w:pPr>
      <w:bookmarkStart w:id="118" w:name="_Toc214006649"/>
      <w:r w:rsidRPr="19F291F9">
        <w:t>Deleting User Accounts</w:t>
      </w:r>
      <w:bookmarkEnd w:id="118"/>
    </w:p>
    <w:p w14:paraId="6EEF25E9" w14:textId="3C36F7A1" w:rsidR="7CA91DAF" w:rsidRPr="00CE64ED" w:rsidRDefault="508372BD" w:rsidP="6339731C">
      <w:pPr>
        <w:pStyle w:val="ListParagraph"/>
        <w:ind w:left="1080"/>
        <w:rPr>
          <w:rFonts w:ascii="Times New Roman" w:hAnsi="Times New Roman" w:cs="Times New Roman"/>
        </w:rPr>
      </w:pPr>
      <w:r w:rsidRPr="3BC31731">
        <w:rPr>
          <w:rFonts w:ascii="Times New Roman" w:hAnsi="Times New Roman" w:cs="Times New Roman"/>
        </w:rPr>
        <w:t>3.1.</w:t>
      </w:r>
      <w:r w:rsidRPr="5A7D4E58">
        <w:rPr>
          <w:rFonts w:ascii="Times New Roman" w:hAnsi="Times New Roman" w:cs="Times New Roman"/>
        </w:rPr>
        <w:t>7.</w:t>
      </w:r>
      <w:r w:rsidRPr="4DC96581">
        <w:rPr>
          <w:rFonts w:ascii="Times New Roman" w:hAnsi="Times New Roman" w:cs="Times New Roman"/>
        </w:rPr>
        <w:t xml:space="preserve">1 </w:t>
      </w:r>
      <w:r w:rsidR="76DBDB58" w:rsidRPr="5A7D4E58">
        <w:rPr>
          <w:rFonts w:ascii="Times New Roman" w:hAnsi="Times New Roman" w:cs="Times New Roman"/>
        </w:rPr>
        <w:t>There</w:t>
      </w:r>
      <w:r w:rsidR="76DBDB58" w:rsidRPr="00CE64ED">
        <w:rPr>
          <w:rFonts w:ascii="Times New Roman" w:hAnsi="Times New Roman" w:cs="Times New Roman"/>
        </w:rPr>
        <w:t xml:space="preserve"> shall be a mechanism for </w:t>
      </w:r>
      <w:r w:rsidR="00337CC2" w:rsidRPr="00CE64ED">
        <w:rPr>
          <w:rFonts w:ascii="Times New Roman" w:hAnsi="Times New Roman" w:cs="Times New Roman"/>
        </w:rPr>
        <w:t>deleting</w:t>
      </w:r>
      <w:r w:rsidR="76DBDB58" w:rsidRPr="00CE64ED">
        <w:rPr>
          <w:rFonts w:ascii="Times New Roman" w:hAnsi="Times New Roman" w:cs="Times New Roman"/>
        </w:rPr>
        <w:t xml:space="preserve"> user accounts.</w:t>
      </w:r>
      <w:r w:rsidR="00F13F07" w:rsidRPr="00CE64ED">
        <w:rPr>
          <w:rFonts w:ascii="Times New Roman" w:hAnsi="Times New Roman" w:cs="Times New Roman"/>
        </w:rPr>
        <w:t xml:space="preserve"> </w:t>
      </w:r>
    </w:p>
    <w:p w14:paraId="019B4569" w14:textId="079FA0B5" w:rsidR="7CA91DAF" w:rsidRPr="00CE64ED" w:rsidRDefault="7CA91DAF" w:rsidP="3BD87B46">
      <w:pPr>
        <w:pStyle w:val="ListParagraph"/>
        <w:ind w:left="1080"/>
        <w:rPr>
          <w:rFonts w:ascii="Times New Roman" w:hAnsi="Times New Roman" w:cs="Times New Roman"/>
        </w:rPr>
      </w:pPr>
    </w:p>
    <w:p w14:paraId="4B11CBB7" w14:textId="4133696D" w:rsidR="7CA91DAF" w:rsidRPr="00CE64ED" w:rsidRDefault="60590C7F" w:rsidP="114ABAFF">
      <w:pPr>
        <w:pStyle w:val="ListParagraph"/>
        <w:ind w:left="1080"/>
        <w:rPr>
          <w:rFonts w:ascii="Times New Roman" w:hAnsi="Times New Roman" w:cs="Times New Roman"/>
        </w:rPr>
      </w:pPr>
      <w:r w:rsidRPr="7FF80C08">
        <w:rPr>
          <w:rFonts w:ascii="Times New Roman" w:hAnsi="Times New Roman" w:cs="Times New Roman"/>
        </w:rPr>
        <w:t>3.1.7.</w:t>
      </w:r>
      <w:r w:rsidRPr="1766EDF9">
        <w:rPr>
          <w:rFonts w:ascii="Times New Roman" w:hAnsi="Times New Roman" w:cs="Times New Roman"/>
        </w:rPr>
        <w:t xml:space="preserve">2 </w:t>
      </w:r>
      <w:r w:rsidR="7CA91DAF" w:rsidRPr="7FF80C08">
        <w:rPr>
          <w:rFonts w:ascii="Times New Roman" w:hAnsi="Times New Roman" w:cs="Times New Roman"/>
        </w:rPr>
        <w:t>Users</w:t>
      </w:r>
      <w:r w:rsidR="7CA91DAF" w:rsidRPr="00CE64ED">
        <w:rPr>
          <w:rFonts w:ascii="Times New Roman" w:hAnsi="Times New Roman" w:cs="Times New Roman"/>
        </w:rPr>
        <w:t xml:space="preserve"> shall not be able to logon to The System if their account is </w:t>
      </w:r>
      <w:r w:rsidR="003D5FC5" w:rsidRPr="06C973F0">
        <w:rPr>
          <w:rFonts w:ascii="Times New Roman" w:hAnsi="Times New Roman" w:cs="Times New Roman"/>
        </w:rPr>
        <w:t>deleted</w:t>
      </w:r>
      <w:r w:rsidR="7CA91DAF" w:rsidRPr="00CE64ED">
        <w:rPr>
          <w:rFonts w:ascii="Times New Roman" w:hAnsi="Times New Roman" w:cs="Times New Roman"/>
        </w:rPr>
        <w:t>.</w:t>
      </w:r>
      <w:r w:rsidR="009B6146" w:rsidRPr="00CE64ED">
        <w:rPr>
          <w:rFonts w:ascii="Times New Roman" w:hAnsi="Times New Roman" w:cs="Times New Roman"/>
        </w:rPr>
        <w:t xml:space="preserve"> </w:t>
      </w:r>
    </w:p>
    <w:p w14:paraId="0C176EE0" w14:textId="493EE6AC" w:rsidR="7CA91DAF" w:rsidRPr="00CE64ED" w:rsidRDefault="7CA91DAF" w:rsidP="2769F262">
      <w:pPr>
        <w:pStyle w:val="ListParagraph"/>
        <w:ind w:left="1080"/>
        <w:rPr>
          <w:rFonts w:ascii="Times New Roman" w:hAnsi="Times New Roman" w:cs="Times New Roman"/>
        </w:rPr>
      </w:pPr>
    </w:p>
    <w:p w14:paraId="53EC1C27" w14:textId="14438924" w:rsidR="00E66547" w:rsidRPr="00E66547" w:rsidRDefault="140432F1" w:rsidP="005978CF">
      <w:pPr>
        <w:pStyle w:val="Heading3"/>
      </w:pPr>
      <w:bookmarkStart w:id="119" w:name="_Toc214006650"/>
      <w:r w:rsidRPr="19F291F9">
        <w:t>User Preferences</w:t>
      </w:r>
      <w:bookmarkEnd w:id="119"/>
    </w:p>
    <w:p w14:paraId="290E7230" w14:textId="3DE8883A" w:rsidR="09BC0CB5" w:rsidRDefault="09BC0CB5" w:rsidP="09BC0CB5">
      <w:pPr>
        <w:pStyle w:val="ListParagraph"/>
        <w:ind w:left="1080"/>
        <w:rPr>
          <w:rFonts w:ascii="Times New Roman" w:hAnsi="Times New Roman" w:cs="Times New Roman"/>
        </w:rPr>
      </w:pPr>
    </w:p>
    <w:p w14:paraId="50C66278" w14:textId="36D613DB" w:rsidR="69F13963" w:rsidRPr="002A1F8B" w:rsidRDefault="0E3A8DE7" w:rsidP="0500CD40">
      <w:pPr>
        <w:pStyle w:val="ListParagraph"/>
        <w:ind w:left="1080"/>
        <w:rPr>
          <w:rFonts w:ascii="Times New Roman" w:hAnsi="Times New Roman" w:cs="Times New Roman"/>
        </w:rPr>
      </w:pPr>
      <w:r w:rsidRPr="09BC0CB5">
        <w:rPr>
          <w:rFonts w:ascii="Times New Roman" w:hAnsi="Times New Roman" w:cs="Times New Roman"/>
        </w:rPr>
        <w:t>3.1.</w:t>
      </w:r>
      <w:r w:rsidRPr="1CA5243A">
        <w:rPr>
          <w:rFonts w:ascii="Times New Roman" w:hAnsi="Times New Roman" w:cs="Times New Roman"/>
        </w:rPr>
        <w:t xml:space="preserve">8.1 </w:t>
      </w:r>
      <w:r w:rsidR="69F13963" w:rsidRPr="1CA5243A">
        <w:rPr>
          <w:rFonts w:ascii="Times New Roman" w:hAnsi="Times New Roman" w:cs="Times New Roman"/>
        </w:rPr>
        <w:t>Users</w:t>
      </w:r>
      <w:r w:rsidR="69F13963" w:rsidRPr="002A1F8B">
        <w:rPr>
          <w:rFonts w:ascii="Times New Roman" w:hAnsi="Times New Roman" w:cs="Times New Roman"/>
        </w:rPr>
        <w:t xml:space="preserve"> shall be able to save user preferences.</w:t>
      </w:r>
      <w:r w:rsidR="005E2548" w:rsidRPr="002A1F8B">
        <w:rPr>
          <w:rFonts w:ascii="Times New Roman" w:hAnsi="Times New Roman" w:cs="Times New Roman"/>
        </w:rPr>
        <w:t xml:space="preserve"> </w:t>
      </w:r>
    </w:p>
    <w:p w14:paraId="26FA385E" w14:textId="3FCBDC2B" w:rsidR="69F13963" w:rsidRPr="002A1F8B" w:rsidRDefault="69F13963" w:rsidP="66EA337C">
      <w:pPr>
        <w:pStyle w:val="ListParagraph"/>
        <w:ind w:left="1080"/>
        <w:rPr>
          <w:rFonts w:ascii="Times New Roman" w:hAnsi="Times New Roman" w:cs="Times New Roman"/>
        </w:rPr>
      </w:pPr>
    </w:p>
    <w:p w14:paraId="4A3CA689" w14:textId="4E4E8A87" w:rsidR="69F13963" w:rsidRDefault="2EA7A647" w:rsidP="00D5638A">
      <w:pPr>
        <w:pStyle w:val="ListParagraph"/>
        <w:ind w:left="1080"/>
        <w:rPr>
          <w:rFonts w:ascii="Times New Roman" w:hAnsi="Times New Roman" w:cs="Times New Roman"/>
        </w:rPr>
      </w:pPr>
      <w:r w:rsidRPr="05F2DD83">
        <w:rPr>
          <w:rFonts w:ascii="Times New Roman" w:hAnsi="Times New Roman" w:cs="Times New Roman"/>
        </w:rPr>
        <w:t>3.1</w:t>
      </w:r>
      <w:r w:rsidRPr="08A732CC">
        <w:rPr>
          <w:rFonts w:ascii="Times New Roman" w:hAnsi="Times New Roman" w:cs="Times New Roman"/>
        </w:rPr>
        <w:t>.8</w:t>
      </w:r>
      <w:r w:rsidRPr="05F2DD83">
        <w:rPr>
          <w:rFonts w:ascii="Times New Roman" w:hAnsi="Times New Roman" w:cs="Times New Roman"/>
        </w:rPr>
        <w:t>.</w:t>
      </w:r>
      <w:r w:rsidRPr="47149561">
        <w:rPr>
          <w:rFonts w:ascii="Times New Roman" w:hAnsi="Times New Roman" w:cs="Times New Roman"/>
        </w:rPr>
        <w:t xml:space="preserve">2 </w:t>
      </w:r>
      <w:r w:rsidR="69F13963" w:rsidRPr="05F2DD83">
        <w:rPr>
          <w:rFonts w:ascii="Times New Roman" w:hAnsi="Times New Roman" w:cs="Times New Roman"/>
        </w:rPr>
        <w:t>User</w:t>
      </w:r>
      <w:r w:rsidR="69F13963" w:rsidRPr="002A1F8B">
        <w:rPr>
          <w:rFonts w:ascii="Times New Roman" w:hAnsi="Times New Roman" w:cs="Times New Roman"/>
        </w:rPr>
        <w:t xml:space="preserve"> preferences shall include the default display of data.</w:t>
      </w:r>
    </w:p>
    <w:p w14:paraId="699721CB" w14:textId="77777777" w:rsidR="00F47970" w:rsidRPr="002A1F8B" w:rsidRDefault="00F47970" w:rsidP="00D5638A">
      <w:pPr>
        <w:pStyle w:val="ListParagraph"/>
        <w:ind w:left="1080"/>
        <w:rPr>
          <w:rFonts w:ascii="Times New Roman" w:hAnsi="Times New Roman" w:cs="Times New Roman"/>
        </w:rPr>
      </w:pPr>
    </w:p>
    <w:p w14:paraId="044AB51C" w14:textId="68DA8E15" w:rsidR="69F13963" w:rsidRDefault="69F13963" w:rsidP="00530CD1">
      <w:pPr>
        <w:jc w:val="center"/>
        <w:rPr>
          <w:rFonts w:ascii="Times New Roman" w:hAnsi="Times New Roman" w:cs="Times New Roman"/>
          <w:b/>
          <w:bCs/>
          <w:u w:val="single"/>
        </w:rPr>
      </w:pPr>
      <w:r w:rsidRPr="00DF4E42">
        <w:rPr>
          <w:rFonts w:ascii="Times New Roman" w:hAnsi="Times New Roman" w:cs="Times New Roman"/>
          <w:b/>
          <w:bCs/>
          <w:u w:val="single"/>
        </w:rPr>
        <w:lastRenderedPageBreak/>
        <w:t>D</w:t>
      </w:r>
      <w:r w:rsidR="000309AF" w:rsidRPr="00DF4E42">
        <w:rPr>
          <w:rFonts w:ascii="Times New Roman" w:hAnsi="Times New Roman" w:cs="Times New Roman"/>
          <w:b/>
          <w:bCs/>
          <w:u w:val="single"/>
        </w:rPr>
        <w:t>esign</w:t>
      </w:r>
    </w:p>
    <w:p w14:paraId="77238A90" w14:textId="77777777" w:rsidR="00CC7A6E" w:rsidRDefault="00837726" w:rsidP="00FD3D28">
      <w:pPr>
        <w:jc w:val="center"/>
        <w:rPr>
          <w:rFonts w:ascii="Times New Roman" w:hAnsi="Times New Roman" w:cs="Times New Roman"/>
        </w:rPr>
      </w:pPr>
      <w:commentRangeStart w:id="120"/>
      <w:r w:rsidRPr="1C001511">
        <w:rPr>
          <w:rFonts w:ascii="Times New Roman" w:hAnsi="Times New Roman" w:cs="Times New Roman"/>
        </w:rPr>
        <w:t>User accounts will be managed</w:t>
      </w:r>
      <w:commentRangeEnd w:id="120"/>
      <w:r w:rsidRPr="1C001511">
        <w:rPr>
          <w:rStyle w:val="CommentReference"/>
          <w:rFonts w:ascii="Times New Roman" w:hAnsi="Times New Roman" w:cs="Times New Roman"/>
          <w:sz w:val="24"/>
          <w:szCs w:val="24"/>
        </w:rPr>
        <w:commentReference w:id="120"/>
      </w:r>
      <w:r w:rsidRPr="1C001511">
        <w:rPr>
          <w:rFonts w:ascii="Times New Roman" w:hAnsi="Times New Roman" w:cs="Times New Roman"/>
        </w:rPr>
        <w:t xml:space="preserve"> through PHP and SQLite. Authentication is handled via PHP sessions, with credentials stored in hashed form within the database.</w:t>
      </w:r>
      <w:r w:rsidR="259274BE" w:rsidRPr="1C001511">
        <w:rPr>
          <w:rFonts w:ascii="Times New Roman" w:hAnsi="Times New Roman" w:cs="Times New Roman"/>
        </w:rPr>
        <w:t xml:space="preserve"> </w:t>
      </w:r>
      <w:r w:rsidRPr="1C001511">
        <w:rPr>
          <w:rFonts w:ascii="Times New Roman" w:hAnsi="Times New Roman" w:cs="Times New Roman"/>
        </w:rPr>
        <w:t xml:space="preserve">When users log in, the system validates credentials, creates a session, and loads user-specific configurations such as alert definitions and preferences. Administrative functionality allows authorized users to add, disable, or delete accounts through a </w:t>
      </w:r>
      <w:r w:rsidR="238FDD3A" w:rsidRPr="1C001511">
        <w:rPr>
          <w:rFonts w:ascii="Times New Roman" w:hAnsi="Times New Roman" w:cs="Times New Roman"/>
        </w:rPr>
        <w:t>secure</w:t>
      </w:r>
      <w:r w:rsidRPr="1C001511">
        <w:rPr>
          <w:rFonts w:ascii="Times New Roman" w:hAnsi="Times New Roman" w:cs="Times New Roman"/>
        </w:rPr>
        <w:t xml:space="preserve"> interface.</w:t>
      </w:r>
    </w:p>
    <w:p w14:paraId="7D34B1F8" w14:textId="77777777" w:rsidR="00C35B1F" w:rsidRDefault="1C001511" w:rsidP="00C35B1F">
      <w:pPr>
        <w:keepNext/>
        <w:jc w:val="center"/>
      </w:pPr>
      <w:commentRangeStart w:id="121"/>
      <w:r>
        <w:rPr>
          <w:noProof/>
        </w:rPr>
        <w:drawing>
          <wp:inline distT="0" distB="0" distL="0" distR="0" wp14:anchorId="7670D486" wp14:editId="0D6DE90A">
            <wp:extent cx="3324689" cy="2638793"/>
            <wp:effectExtent l="0" t="0" r="9525" b="9525"/>
            <wp:docPr id="1519668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68246" name="Picture 1519668246"/>
                    <pic:cNvPicPr/>
                  </pic:nvPicPr>
                  <pic:blipFill>
                    <a:blip r:embed="rId14">
                      <a:extLst>
                        <a:ext uri="{28A0092B-C50C-407E-A947-70E740481C1C}">
                          <a14:useLocalDpi xmlns:a14="http://schemas.microsoft.com/office/drawing/2010/main" val="0"/>
                        </a:ext>
                      </a:extLst>
                    </a:blip>
                    <a:stretch>
                      <a:fillRect/>
                    </a:stretch>
                  </pic:blipFill>
                  <pic:spPr>
                    <a:xfrm>
                      <a:off x="0" y="0"/>
                      <a:ext cx="3324689" cy="2638793"/>
                    </a:xfrm>
                    <a:prstGeom prst="rect">
                      <a:avLst/>
                    </a:prstGeom>
                  </pic:spPr>
                </pic:pic>
              </a:graphicData>
            </a:graphic>
          </wp:inline>
        </w:drawing>
      </w:r>
      <w:commentRangeEnd w:id="121"/>
    </w:p>
    <w:p w14:paraId="699C7831" w14:textId="0764FC28" w:rsidR="00C35B1F" w:rsidRPr="00C35B1F" w:rsidRDefault="00C35B1F" w:rsidP="00C35B1F">
      <w:pPr>
        <w:pStyle w:val="Caption"/>
        <w:jc w:val="center"/>
        <w:rPr>
          <w:color w:val="auto"/>
        </w:rPr>
      </w:pPr>
      <w:bookmarkStart w:id="122" w:name="_Toc215562904"/>
      <w:r w:rsidRPr="00C35B1F">
        <w:rPr>
          <w:color w:val="auto"/>
        </w:rPr>
        <w:t xml:space="preserve">Figure </w:t>
      </w:r>
      <w:r w:rsidRPr="00C35B1F">
        <w:rPr>
          <w:color w:val="auto"/>
        </w:rPr>
        <w:fldChar w:fldCharType="begin"/>
      </w:r>
      <w:r w:rsidRPr="00C35B1F">
        <w:rPr>
          <w:color w:val="auto"/>
        </w:rPr>
        <w:instrText xml:space="preserve"> SEQ Figure \* ARABIC </w:instrText>
      </w:r>
      <w:r w:rsidRPr="00C35B1F">
        <w:rPr>
          <w:color w:val="auto"/>
        </w:rPr>
        <w:fldChar w:fldCharType="separate"/>
      </w:r>
      <w:r w:rsidR="00922402">
        <w:rPr>
          <w:noProof/>
          <w:color w:val="auto"/>
        </w:rPr>
        <w:t>1</w:t>
      </w:r>
      <w:r w:rsidRPr="00C35B1F">
        <w:rPr>
          <w:color w:val="auto"/>
        </w:rPr>
        <w:fldChar w:fldCharType="end"/>
      </w:r>
      <w:r w:rsidRPr="00C35B1F">
        <w:rPr>
          <w:color w:val="auto"/>
        </w:rPr>
        <w:t>: ERD representing simple table structure for user information and alert definitions</w:t>
      </w:r>
      <w:bookmarkEnd w:id="122"/>
    </w:p>
    <w:p w14:paraId="167B20F6" w14:textId="706C137E" w:rsidR="005B16A2" w:rsidRDefault="00903D05" w:rsidP="00FD3D28">
      <w:pPr>
        <w:jc w:val="center"/>
        <w:rPr>
          <w:rFonts w:ascii="Times New Roman" w:hAnsi="Times New Roman" w:cs="Times New Roman"/>
        </w:rPr>
      </w:pPr>
      <w:r>
        <w:rPr>
          <w:rStyle w:val="CommentReference"/>
        </w:rPr>
        <w:commentReference w:id="121"/>
      </w:r>
    </w:p>
    <w:p w14:paraId="324A480C" w14:textId="070093C5" w:rsidR="76D104B4" w:rsidRDefault="76D104B4" w:rsidP="76D104B4"/>
    <w:p w14:paraId="60B4872A" w14:textId="0CFF8253" w:rsidR="5B5CCA45" w:rsidRDefault="5B5CCA45" w:rsidP="5B5CCA45">
      <w:pPr>
        <w:jc w:val="center"/>
      </w:pPr>
    </w:p>
    <w:p w14:paraId="552043F9" w14:textId="77777777" w:rsidR="008072A7" w:rsidRDefault="11A6E00A" w:rsidP="008072A7">
      <w:pPr>
        <w:keepNext/>
        <w:jc w:val="center"/>
      </w:pPr>
      <w:r>
        <w:rPr>
          <w:noProof/>
        </w:rPr>
        <w:lastRenderedPageBreak/>
        <w:drawing>
          <wp:inline distT="0" distB="0" distL="0" distR="0" wp14:anchorId="6D3D65E3" wp14:editId="04F9FD87">
            <wp:extent cx="2657475" cy="6230701"/>
            <wp:effectExtent l="0" t="0" r="0" b="0"/>
            <wp:docPr id="854643258" name="Picture 1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3258" name="Picture 11" descr="A diagram of a proces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60897" cy="6238724"/>
                    </a:xfrm>
                    <a:prstGeom prst="rect">
                      <a:avLst/>
                    </a:prstGeom>
                  </pic:spPr>
                </pic:pic>
              </a:graphicData>
            </a:graphic>
          </wp:inline>
        </w:drawing>
      </w:r>
    </w:p>
    <w:p w14:paraId="3D5552ED" w14:textId="42144DD8" w:rsidR="00B6054D" w:rsidRPr="00A66079" w:rsidRDefault="008072A7" w:rsidP="008072A7">
      <w:pPr>
        <w:pStyle w:val="Caption"/>
        <w:jc w:val="center"/>
        <w:rPr>
          <w:color w:val="auto"/>
        </w:rPr>
      </w:pPr>
      <w:bookmarkStart w:id="123" w:name="_Toc215562905"/>
      <w:r w:rsidRPr="00A66079">
        <w:rPr>
          <w:color w:val="auto"/>
        </w:rPr>
        <w:t xml:space="preserve">Figure </w:t>
      </w:r>
      <w:r w:rsidRPr="00A66079">
        <w:rPr>
          <w:color w:val="auto"/>
        </w:rPr>
        <w:fldChar w:fldCharType="begin"/>
      </w:r>
      <w:r w:rsidRPr="00A66079">
        <w:rPr>
          <w:color w:val="auto"/>
        </w:rPr>
        <w:instrText xml:space="preserve"> SEQ Figure \* ARABIC </w:instrText>
      </w:r>
      <w:r w:rsidRPr="00A66079">
        <w:rPr>
          <w:color w:val="auto"/>
        </w:rPr>
        <w:fldChar w:fldCharType="separate"/>
      </w:r>
      <w:r w:rsidR="00922402">
        <w:rPr>
          <w:noProof/>
          <w:color w:val="auto"/>
        </w:rPr>
        <w:t>2</w:t>
      </w:r>
      <w:r w:rsidRPr="00A66079">
        <w:rPr>
          <w:color w:val="auto"/>
        </w:rPr>
        <w:fldChar w:fldCharType="end"/>
      </w:r>
      <w:r w:rsidRPr="00A66079">
        <w:rPr>
          <w:color w:val="auto"/>
        </w:rPr>
        <w:t xml:space="preserve">: Flow </w:t>
      </w:r>
      <w:r w:rsidR="00A66079" w:rsidRPr="00A66079">
        <w:rPr>
          <w:color w:val="auto"/>
        </w:rPr>
        <w:t>diagram</w:t>
      </w:r>
      <w:r w:rsidRPr="00A66079">
        <w:rPr>
          <w:color w:val="auto"/>
        </w:rPr>
        <w:t xml:space="preserve"> displaying the </w:t>
      </w:r>
      <w:r w:rsidR="00A66079" w:rsidRPr="00A66079">
        <w:rPr>
          <w:color w:val="auto"/>
        </w:rPr>
        <w:t>management</w:t>
      </w:r>
      <w:r w:rsidRPr="00A66079">
        <w:rPr>
          <w:color w:val="auto"/>
        </w:rPr>
        <w:t xml:space="preserve"> flow of user authentication and account </w:t>
      </w:r>
      <w:r w:rsidR="00A66079" w:rsidRPr="00A66079">
        <w:rPr>
          <w:color w:val="auto"/>
        </w:rPr>
        <w:t>management</w:t>
      </w:r>
      <w:r w:rsidRPr="00A66079">
        <w:rPr>
          <w:color w:val="auto"/>
        </w:rPr>
        <w:t>.</w:t>
      </w:r>
      <w:bookmarkEnd w:id="123"/>
    </w:p>
    <w:p w14:paraId="51889DD4" w14:textId="77777777" w:rsidR="00FD3D28" w:rsidRDefault="00FD3D28" w:rsidP="00FD3D28"/>
    <w:p w14:paraId="024F4DA1" w14:textId="77777777" w:rsidR="005978CF" w:rsidRDefault="005978CF" w:rsidP="005B7D5B">
      <w:pPr>
        <w:jc w:val="center"/>
        <w:rPr>
          <w:rFonts w:ascii="Times New Roman" w:hAnsi="Times New Roman" w:cs="Times New Roman"/>
        </w:rPr>
      </w:pPr>
    </w:p>
    <w:p w14:paraId="33DAF9C7" w14:textId="77777777" w:rsidR="000616F5" w:rsidRDefault="475C8B22" w:rsidP="000616F5">
      <w:pPr>
        <w:keepNext/>
        <w:jc w:val="center"/>
      </w:pPr>
      <w:r>
        <w:rPr>
          <w:noProof/>
        </w:rPr>
        <w:lastRenderedPageBreak/>
        <w:drawing>
          <wp:inline distT="0" distB="0" distL="0" distR="0" wp14:anchorId="7F65F9B8" wp14:editId="6CB7BE97">
            <wp:extent cx="5943600" cy="3514725"/>
            <wp:effectExtent l="0" t="0" r="0" b="0"/>
            <wp:docPr id="207075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302" name="Picture 207075302"/>
                    <pic:cNvPicPr/>
                  </pic:nvPicPr>
                  <pic:blipFill>
                    <a:blip r:embed="rId16">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14:paraId="72AD1D75" w14:textId="0CE322D0" w:rsidR="000616F5" w:rsidRPr="000616F5" w:rsidRDefault="000616F5" w:rsidP="000616F5">
      <w:pPr>
        <w:pStyle w:val="Caption"/>
        <w:jc w:val="center"/>
        <w:rPr>
          <w:color w:val="auto"/>
        </w:rPr>
      </w:pPr>
      <w:bookmarkStart w:id="124" w:name="_Toc215562906"/>
      <w:r w:rsidRPr="000616F5">
        <w:rPr>
          <w:color w:val="auto"/>
        </w:rPr>
        <w:t xml:space="preserve">Figure </w:t>
      </w:r>
      <w:r w:rsidRPr="000616F5">
        <w:rPr>
          <w:color w:val="auto"/>
        </w:rPr>
        <w:fldChar w:fldCharType="begin"/>
      </w:r>
      <w:r w:rsidRPr="000616F5">
        <w:rPr>
          <w:color w:val="auto"/>
        </w:rPr>
        <w:instrText xml:space="preserve"> SEQ Figure \* ARABIC </w:instrText>
      </w:r>
      <w:r w:rsidRPr="000616F5">
        <w:rPr>
          <w:color w:val="auto"/>
        </w:rPr>
        <w:fldChar w:fldCharType="separate"/>
      </w:r>
      <w:r w:rsidR="00922402">
        <w:rPr>
          <w:noProof/>
          <w:color w:val="auto"/>
        </w:rPr>
        <w:t>3</w:t>
      </w:r>
      <w:r w:rsidRPr="000616F5">
        <w:rPr>
          <w:color w:val="auto"/>
        </w:rPr>
        <w:fldChar w:fldCharType="end"/>
      </w:r>
      <w:r w:rsidRPr="000616F5">
        <w:rPr>
          <w:color w:val="auto"/>
        </w:rPr>
        <w:t>: Example wireframe for a login page where the user will be directed to before being able to view their saved alerts.</w:t>
      </w:r>
      <w:bookmarkEnd w:id="124"/>
    </w:p>
    <w:p w14:paraId="3DFB31AA" w14:textId="4E9B38B3" w:rsidR="005978CF" w:rsidRDefault="1EB58B49" w:rsidP="411088F9">
      <w:pPr>
        <w:jc w:val="center"/>
        <w:rPr>
          <w:ins w:id="125" w:author="Cox, Quinten" w:date="2025-11-29T22:43:00Z" w16du:dateUtc="2025-11-29T22:43:47Z"/>
        </w:rPr>
      </w:pPr>
      <w:commentRangeStart w:id="126"/>
      <w:commentRangeEnd w:id="126"/>
      <w:r>
        <w:rPr>
          <w:rStyle w:val="CommentReference"/>
        </w:rPr>
        <w:commentReference w:id="126"/>
      </w:r>
    </w:p>
    <w:p w14:paraId="7BA8A6C2" w14:textId="75EF5E60" w:rsidR="3FA4651D" w:rsidRDefault="3FA4651D" w:rsidP="3FA4651D">
      <w:pPr>
        <w:jc w:val="center"/>
      </w:pPr>
    </w:p>
    <w:p w14:paraId="39A94AD0" w14:textId="77777777" w:rsidR="00FD3D28" w:rsidRDefault="00FD3D28" w:rsidP="3FA4651D">
      <w:pPr>
        <w:jc w:val="center"/>
      </w:pPr>
    </w:p>
    <w:p w14:paraId="53A60C51" w14:textId="46614A93" w:rsidR="005978CF" w:rsidRDefault="3B2E4AA0" w:rsidP="411088F9">
      <w:pPr>
        <w:jc w:val="center"/>
      </w:pPr>
      <w:commentRangeStart w:id="127"/>
      <w:commentRangeStart w:id="128"/>
      <w:commentRangeEnd w:id="127"/>
      <w:r>
        <w:rPr>
          <w:rStyle w:val="CommentReference"/>
        </w:rPr>
        <w:commentReference w:id="127"/>
      </w:r>
      <w:commentRangeEnd w:id="128"/>
      <w:r>
        <w:rPr>
          <w:rStyle w:val="CommentReference"/>
        </w:rPr>
        <w:commentReference w:id="128"/>
      </w:r>
    </w:p>
    <w:p w14:paraId="6A5F12D4" w14:textId="77777777" w:rsidR="00E67FF3" w:rsidRDefault="57C60175" w:rsidP="00E67FF3">
      <w:pPr>
        <w:keepNext/>
        <w:jc w:val="center"/>
      </w:pPr>
      <w:r>
        <w:rPr>
          <w:noProof/>
        </w:rPr>
        <w:lastRenderedPageBreak/>
        <w:drawing>
          <wp:inline distT="0" distB="0" distL="0" distR="0" wp14:anchorId="0C9927CD" wp14:editId="19DCBE1C">
            <wp:extent cx="4772025" cy="5943600"/>
            <wp:effectExtent l="0" t="0" r="0" b="0"/>
            <wp:docPr id="1960835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35754" name="Picture 1960835754"/>
                    <pic:cNvPicPr/>
                  </pic:nvPicPr>
                  <pic:blipFill>
                    <a:blip r:embed="rId17">
                      <a:extLst>
                        <a:ext uri="{28A0092B-C50C-407E-A947-70E740481C1C}">
                          <a14:useLocalDpi xmlns:a14="http://schemas.microsoft.com/office/drawing/2010/main"/>
                        </a:ext>
                      </a:extLst>
                    </a:blip>
                    <a:stretch>
                      <a:fillRect/>
                    </a:stretch>
                  </pic:blipFill>
                  <pic:spPr>
                    <a:xfrm>
                      <a:off x="0" y="0"/>
                      <a:ext cx="4772025" cy="5943600"/>
                    </a:xfrm>
                    <a:prstGeom prst="rect">
                      <a:avLst/>
                    </a:prstGeom>
                  </pic:spPr>
                </pic:pic>
              </a:graphicData>
            </a:graphic>
          </wp:inline>
        </w:drawing>
      </w:r>
    </w:p>
    <w:p w14:paraId="347A5C34" w14:textId="24A3B16F" w:rsidR="3FA4651D" w:rsidRPr="00E67FF3" w:rsidRDefault="00E67FF3" w:rsidP="00E67FF3">
      <w:pPr>
        <w:pStyle w:val="Caption"/>
        <w:jc w:val="center"/>
        <w:rPr>
          <w:ins w:id="129" w:author="Cox, Quinten" w:date="2025-11-29T22:43:00Z" w16du:dateUtc="2025-11-29T22:43:55Z"/>
          <w:color w:val="auto"/>
        </w:rPr>
      </w:pPr>
      <w:bookmarkStart w:id="130" w:name="_Toc215562907"/>
      <w:r w:rsidRPr="00E67FF3">
        <w:rPr>
          <w:color w:val="auto"/>
        </w:rPr>
        <w:t xml:space="preserve">Figure </w:t>
      </w:r>
      <w:r w:rsidRPr="00E67FF3">
        <w:rPr>
          <w:color w:val="auto"/>
        </w:rPr>
        <w:fldChar w:fldCharType="begin"/>
      </w:r>
      <w:r w:rsidRPr="00E67FF3">
        <w:rPr>
          <w:color w:val="auto"/>
        </w:rPr>
        <w:instrText xml:space="preserve"> SEQ Figure \* ARABIC </w:instrText>
      </w:r>
      <w:r w:rsidRPr="00E67FF3">
        <w:rPr>
          <w:color w:val="auto"/>
        </w:rPr>
        <w:fldChar w:fldCharType="separate"/>
      </w:r>
      <w:r w:rsidR="00922402">
        <w:rPr>
          <w:noProof/>
          <w:color w:val="auto"/>
        </w:rPr>
        <w:t>4</w:t>
      </w:r>
      <w:r w:rsidRPr="00E67FF3">
        <w:rPr>
          <w:color w:val="auto"/>
        </w:rPr>
        <w:fldChar w:fldCharType="end"/>
      </w:r>
      <w:r w:rsidRPr="00E67FF3">
        <w:rPr>
          <w:color w:val="auto"/>
        </w:rPr>
        <w:t>: Example wireframe for configuring an alert with conditions and general information.</w:t>
      </w:r>
      <w:bookmarkEnd w:id="130"/>
    </w:p>
    <w:p w14:paraId="7BBD27E6" w14:textId="77777777" w:rsidR="00E67FF3" w:rsidRDefault="36E90BA5" w:rsidP="00E67FF3">
      <w:pPr>
        <w:keepNext/>
        <w:jc w:val="center"/>
      </w:pPr>
      <w:ins w:id="131" w:author="Steilman, Nicholas" w:date="2025-12-02T02:46:00Z">
        <w:r>
          <w:rPr>
            <w:noProof/>
          </w:rPr>
          <w:lastRenderedPageBreak/>
          <w:drawing>
            <wp:inline distT="0" distB="0" distL="0" distR="0" wp14:anchorId="3E56D3C2" wp14:editId="6FC471BC">
              <wp:extent cx="5931205" cy="3772094"/>
              <wp:effectExtent l="0" t="0" r="0" b="0"/>
              <wp:docPr id="90922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968" name="Picture 90922968"/>
                      <pic:cNvPicPr/>
                    </pic:nvPicPr>
                    <pic:blipFill>
                      <a:blip r:embed="rId18">
                        <a:extLst>
                          <a:ext uri="{28A0092B-C50C-407E-A947-70E740481C1C}">
                            <a14:useLocalDpi xmlns:a14="http://schemas.microsoft.com/office/drawing/2010/main"/>
                          </a:ext>
                        </a:extLst>
                      </a:blip>
                      <a:stretch>
                        <a:fillRect/>
                      </a:stretch>
                    </pic:blipFill>
                    <pic:spPr>
                      <a:xfrm>
                        <a:off x="0" y="0"/>
                        <a:ext cx="5931205" cy="3772094"/>
                      </a:xfrm>
                      <a:prstGeom prst="rect">
                        <a:avLst/>
                      </a:prstGeom>
                    </pic:spPr>
                  </pic:pic>
                </a:graphicData>
              </a:graphic>
            </wp:inline>
          </w:drawing>
        </w:r>
      </w:ins>
    </w:p>
    <w:p w14:paraId="7A4F3E0D" w14:textId="2EBA140F" w:rsidR="36E90BA5" w:rsidRPr="00E67FF3" w:rsidRDefault="00E67FF3">
      <w:pPr>
        <w:pStyle w:val="Caption"/>
        <w:jc w:val="center"/>
        <w:rPr>
          <w:ins w:id="132" w:author="Steilman, Nicholas" w:date="2025-12-02T02:46:00Z" w16du:dateUtc="2025-12-02T02:46:24Z"/>
        </w:rPr>
        <w:pPrChange w:id="133" w:author="Steilman, Nicholas" w:date="2025-12-02T02:46:00Z">
          <w:pPr/>
        </w:pPrChange>
      </w:pPr>
      <w:bookmarkStart w:id="134" w:name="_Toc215562908"/>
      <w:r w:rsidRPr="00E67FF3">
        <w:rPr>
          <w:color w:val="auto"/>
        </w:rPr>
        <w:t xml:space="preserve">Figure </w:t>
      </w:r>
      <w:r w:rsidRPr="00E67FF3">
        <w:rPr>
          <w:color w:val="auto"/>
        </w:rPr>
        <w:fldChar w:fldCharType="begin"/>
      </w:r>
      <w:r w:rsidRPr="00E67FF3">
        <w:rPr>
          <w:color w:val="auto"/>
        </w:rPr>
        <w:instrText xml:space="preserve"> SEQ Figure \* ARABIC </w:instrText>
      </w:r>
      <w:r w:rsidRPr="00E67FF3">
        <w:rPr>
          <w:color w:val="auto"/>
        </w:rPr>
        <w:fldChar w:fldCharType="separate"/>
      </w:r>
      <w:r w:rsidR="00922402">
        <w:rPr>
          <w:noProof/>
          <w:color w:val="auto"/>
        </w:rPr>
        <w:t>5</w:t>
      </w:r>
      <w:r w:rsidRPr="00E67FF3">
        <w:rPr>
          <w:color w:val="auto"/>
        </w:rPr>
        <w:fldChar w:fldCharType="end"/>
      </w:r>
      <w:r w:rsidRPr="00E67FF3">
        <w:rPr>
          <w:color w:val="auto"/>
        </w:rPr>
        <w:t xml:space="preserve">: Example wireframe displaying the history of triggered </w:t>
      </w:r>
      <w:r>
        <w:rPr>
          <w:color w:val="auto"/>
        </w:rPr>
        <w:t>user-defined</w:t>
      </w:r>
      <w:r w:rsidRPr="00E67FF3">
        <w:rPr>
          <w:color w:val="auto"/>
        </w:rPr>
        <w:t xml:space="preserve"> alerts.</w:t>
      </w:r>
      <w:bookmarkEnd w:id="134"/>
    </w:p>
    <w:p w14:paraId="6005C21B" w14:textId="5A5D96D0" w:rsidR="005978CF" w:rsidRDefault="005978CF" w:rsidP="006E7CB0"/>
    <w:p w14:paraId="0D83D7BA" w14:textId="77777777" w:rsidR="005978CF" w:rsidRDefault="005978CF" w:rsidP="005B7D5B">
      <w:pPr>
        <w:jc w:val="center"/>
        <w:rPr>
          <w:rFonts w:ascii="Times New Roman" w:hAnsi="Times New Roman" w:cs="Times New Roman"/>
        </w:rPr>
      </w:pPr>
    </w:p>
    <w:p w14:paraId="24D9FF6C" w14:textId="77777777" w:rsidR="005978CF" w:rsidRDefault="005978CF" w:rsidP="005B7D5B">
      <w:pPr>
        <w:jc w:val="center"/>
        <w:rPr>
          <w:rFonts w:ascii="Times New Roman" w:hAnsi="Times New Roman" w:cs="Times New Roman"/>
        </w:rPr>
      </w:pPr>
    </w:p>
    <w:p w14:paraId="112A5157" w14:textId="387BC7FE" w:rsidR="0D0AE4FF" w:rsidRDefault="0D0AE4FF" w:rsidP="0D0AE4FF">
      <w:pPr>
        <w:jc w:val="center"/>
        <w:rPr>
          <w:rFonts w:ascii="Times New Roman" w:hAnsi="Times New Roman" w:cs="Times New Roman"/>
        </w:rPr>
      </w:pPr>
    </w:p>
    <w:p w14:paraId="5A7295DA" w14:textId="23420C83" w:rsidR="0D0AE4FF" w:rsidRDefault="0D0AE4FF" w:rsidP="0D0AE4FF">
      <w:pPr>
        <w:jc w:val="center"/>
        <w:rPr>
          <w:rFonts w:ascii="Times New Roman" w:hAnsi="Times New Roman" w:cs="Times New Roman"/>
        </w:rPr>
      </w:pPr>
    </w:p>
    <w:p w14:paraId="24AD8BC7" w14:textId="390A7A9F" w:rsidR="0D0AE4FF" w:rsidRDefault="0D0AE4FF" w:rsidP="0D0AE4FF">
      <w:pPr>
        <w:jc w:val="center"/>
        <w:rPr>
          <w:rFonts w:ascii="Times New Roman" w:hAnsi="Times New Roman" w:cs="Times New Roman"/>
        </w:rPr>
      </w:pPr>
    </w:p>
    <w:p w14:paraId="32EB2459" w14:textId="5F85319B" w:rsidR="0D0AE4FF" w:rsidRDefault="0D0AE4FF" w:rsidP="0D0AE4FF">
      <w:pPr>
        <w:jc w:val="center"/>
        <w:rPr>
          <w:rFonts w:ascii="Times New Roman" w:hAnsi="Times New Roman" w:cs="Times New Roman"/>
        </w:rPr>
      </w:pPr>
    </w:p>
    <w:p w14:paraId="2442894E" w14:textId="60BBE549" w:rsidR="0D0AE4FF" w:rsidRDefault="0D0AE4FF" w:rsidP="0D0AE4FF">
      <w:pPr>
        <w:jc w:val="center"/>
        <w:rPr>
          <w:rFonts w:ascii="Times New Roman" w:hAnsi="Times New Roman" w:cs="Times New Roman"/>
        </w:rPr>
      </w:pPr>
    </w:p>
    <w:p w14:paraId="3ED84F44" w14:textId="3C13FAF0" w:rsidR="0D0AE4FF" w:rsidRDefault="0D0AE4FF" w:rsidP="0D0AE4FF">
      <w:pPr>
        <w:jc w:val="center"/>
        <w:rPr>
          <w:rFonts w:ascii="Times New Roman" w:hAnsi="Times New Roman" w:cs="Times New Roman"/>
        </w:rPr>
      </w:pPr>
    </w:p>
    <w:p w14:paraId="7D42B4EF" w14:textId="6A27D377" w:rsidR="0D0AE4FF" w:rsidRDefault="0D0AE4FF" w:rsidP="0D0AE4FF">
      <w:pPr>
        <w:jc w:val="center"/>
        <w:rPr>
          <w:rFonts w:ascii="Times New Roman" w:hAnsi="Times New Roman" w:cs="Times New Roman"/>
        </w:rPr>
      </w:pPr>
    </w:p>
    <w:p w14:paraId="4BEC4F55" w14:textId="440F438D" w:rsidR="0D0AE4FF" w:rsidRDefault="0D0AE4FF" w:rsidP="0D0AE4FF">
      <w:pPr>
        <w:jc w:val="center"/>
        <w:rPr>
          <w:rFonts w:ascii="Times New Roman" w:hAnsi="Times New Roman" w:cs="Times New Roman"/>
        </w:rPr>
      </w:pPr>
    </w:p>
    <w:p w14:paraId="726C20D7" w14:textId="46C91D90" w:rsidR="00D516DE" w:rsidRDefault="00D516DE">
      <w:pPr>
        <w:rPr>
          <w:rFonts w:ascii="Times New Roman" w:hAnsi="Times New Roman" w:cs="Times New Roman"/>
        </w:rPr>
      </w:pPr>
      <w:bookmarkStart w:id="135" w:name="_Toc214006651"/>
    </w:p>
    <w:p w14:paraId="2383B2CD" w14:textId="77777777" w:rsidR="006E7CB0" w:rsidRDefault="006E7CB0">
      <w:pPr>
        <w:rPr>
          <w:ins w:id="136" w:author="Galarus, Douglas" w:date="2025-11-26T12:32:00Z" w16du:dateUtc="2025-11-26T19:32:00Z"/>
          <w:rFonts w:ascii="Times New Roman" w:hAnsi="Times New Roman" w:cs="Times New Roman"/>
          <w:b/>
          <w:bCs/>
          <w:sz w:val="28"/>
          <w:szCs w:val="28"/>
        </w:rPr>
      </w:pPr>
    </w:p>
    <w:p w14:paraId="4A0F4E36" w14:textId="5718EDEA" w:rsidR="5E844A5A" w:rsidRPr="005978CF" w:rsidRDefault="009E46E7" w:rsidP="005978CF">
      <w:pPr>
        <w:pStyle w:val="Heading2"/>
      </w:pPr>
      <w:r>
        <w:lastRenderedPageBreak/>
        <w:t>RWIS Data</w:t>
      </w:r>
      <w:bookmarkEnd w:id="135"/>
    </w:p>
    <w:p w14:paraId="52283ECD" w14:textId="56052E0B" w:rsidR="00E66547" w:rsidRPr="00FC0D40" w:rsidRDefault="0F13E479" w:rsidP="005978CF">
      <w:pPr>
        <w:pStyle w:val="Heading3"/>
      </w:pPr>
      <w:bookmarkStart w:id="137" w:name="_Toc214006652"/>
      <w:r w:rsidRPr="19F291F9">
        <w:t>Data Retrieval</w:t>
      </w:r>
      <w:bookmarkEnd w:id="137"/>
    </w:p>
    <w:p w14:paraId="70B59915" w14:textId="615CB22B" w:rsidR="1C14AEAF" w:rsidRDefault="1C14AEAF" w:rsidP="1C14AEAF">
      <w:pPr>
        <w:pStyle w:val="ListParagraph"/>
        <w:ind w:left="1080"/>
        <w:rPr>
          <w:rFonts w:ascii="Times New Roman" w:hAnsi="Times New Roman" w:cs="Times New Roman"/>
        </w:rPr>
      </w:pPr>
    </w:p>
    <w:p w14:paraId="683E8FEC" w14:textId="0CA0341F" w:rsidR="00837726" w:rsidRPr="00837726" w:rsidRDefault="50994684" w:rsidP="00837726">
      <w:pPr>
        <w:pStyle w:val="ListParagraph"/>
        <w:numPr>
          <w:ilvl w:val="3"/>
          <w:numId w:val="24"/>
        </w:numPr>
        <w:rPr>
          <w:rFonts w:ascii="Times New Roman" w:hAnsi="Times New Roman" w:cs="Times New Roman"/>
        </w:rPr>
      </w:pPr>
      <w:commentRangeStart w:id="138"/>
      <w:r w:rsidRPr="2FF04C84">
        <w:rPr>
          <w:rFonts w:ascii="Times New Roman" w:hAnsi="Times New Roman" w:cs="Times New Roman"/>
        </w:rPr>
        <w:t xml:space="preserve">The System shall </w:t>
      </w:r>
      <w:r w:rsidR="008D6F46" w:rsidRPr="2FF04C84">
        <w:rPr>
          <w:rFonts w:ascii="Times New Roman" w:hAnsi="Times New Roman" w:cs="Times New Roman"/>
        </w:rPr>
        <w:t>retrieve</w:t>
      </w:r>
      <w:r w:rsidRPr="2FF04C84">
        <w:rPr>
          <w:rFonts w:ascii="Times New Roman" w:hAnsi="Times New Roman" w:cs="Times New Roman"/>
        </w:rPr>
        <w:t xml:space="preserve"> data from the CWWP2 online portal from </w:t>
      </w:r>
      <w:r w:rsidR="006E4680" w:rsidRPr="2FF04C84">
        <w:rPr>
          <w:rFonts w:ascii="Times New Roman" w:hAnsi="Times New Roman" w:cs="Times New Roman"/>
        </w:rPr>
        <w:t>Caltrans</w:t>
      </w:r>
      <w:r w:rsidRPr="2FF04C84">
        <w:rPr>
          <w:rFonts w:ascii="Times New Roman" w:hAnsi="Times New Roman" w:cs="Times New Roman"/>
        </w:rPr>
        <w:t>.</w:t>
      </w:r>
      <w:commentRangeEnd w:id="138"/>
      <w:r w:rsidR="00700E47" w:rsidRPr="00837726">
        <w:rPr>
          <w:rStyle w:val="CommentReference"/>
          <w:rFonts w:ascii="Times New Roman" w:hAnsi="Times New Roman" w:cs="Times New Roman"/>
          <w:sz w:val="24"/>
          <w:szCs w:val="24"/>
        </w:rPr>
        <w:commentReference w:id="138"/>
      </w:r>
    </w:p>
    <w:p w14:paraId="41120846" w14:textId="77777777" w:rsidR="006E7CB0" w:rsidRDefault="2F0854A8" w:rsidP="006E7CB0">
      <w:pPr>
        <w:keepNext/>
        <w:jc w:val="center"/>
      </w:pPr>
      <w:r>
        <w:rPr>
          <w:noProof/>
        </w:rPr>
        <w:drawing>
          <wp:inline distT="0" distB="0" distL="0" distR="0" wp14:anchorId="7DC9FD92" wp14:editId="21219723">
            <wp:extent cx="5134691" cy="4580708"/>
            <wp:effectExtent l="0" t="0" r="0" b="0"/>
            <wp:docPr id="1188283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3151" name="Picture 1188283151"/>
                    <pic:cNvPicPr/>
                  </pic:nvPicPr>
                  <pic:blipFill>
                    <a:blip r:embed="rId19">
                      <a:extLst>
                        <a:ext uri="{28A0092B-C50C-407E-A947-70E740481C1C}">
                          <a14:useLocalDpi xmlns:a14="http://schemas.microsoft.com/office/drawing/2010/main"/>
                        </a:ext>
                      </a:extLst>
                    </a:blip>
                    <a:stretch>
                      <a:fillRect/>
                    </a:stretch>
                  </pic:blipFill>
                  <pic:spPr>
                    <a:xfrm>
                      <a:off x="0" y="0"/>
                      <a:ext cx="5134691" cy="4580708"/>
                    </a:xfrm>
                    <a:prstGeom prst="rect">
                      <a:avLst/>
                    </a:prstGeom>
                  </pic:spPr>
                </pic:pic>
              </a:graphicData>
            </a:graphic>
          </wp:inline>
        </w:drawing>
      </w:r>
    </w:p>
    <w:p w14:paraId="51F7AF35" w14:textId="3F7B936E" w:rsidR="2FF04C84" w:rsidRPr="00223F75" w:rsidRDefault="006E7CB0" w:rsidP="006E7CB0">
      <w:pPr>
        <w:pStyle w:val="Caption"/>
        <w:jc w:val="center"/>
        <w:rPr>
          <w:rFonts w:ascii="Times New Roman" w:hAnsi="Times New Roman" w:cs="Times New Roman"/>
          <w:b/>
          <w:bCs/>
          <w:color w:val="auto"/>
          <w:u w:val="single"/>
        </w:rPr>
      </w:pPr>
      <w:bookmarkStart w:id="139" w:name="_Toc215562909"/>
      <w:r w:rsidRPr="00223F75">
        <w:rPr>
          <w:color w:val="auto"/>
        </w:rPr>
        <w:t xml:space="preserve">Figure </w:t>
      </w:r>
      <w:r w:rsidRPr="00223F75">
        <w:rPr>
          <w:color w:val="auto"/>
        </w:rPr>
        <w:fldChar w:fldCharType="begin"/>
      </w:r>
      <w:r w:rsidRPr="00223F75">
        <w:rPr>
          <w:color w:val="auto"/>
        </w:rPr>
        <w:instrText xml:space="preserve"> SEQ Figure \* ARABIC </w:instrText>
      </w:r>
      <w:r w:rsidRPr="00223F75">
        <w:rPr>
          <w:color w:val="auto"/>
        </w:rPr>
        <w:fldChar w:fldCharType="separate"/>
      </w:r>
      <w:r w:rsidR="00922402">
        <w:rPr>
          <w:noProof/>
          <w:color w:val="auto"/>
        </w:rPr>
        <w:t>6</w:t>
      </w:r>
      <w:r w:rsidRPr="00223F75">
        <w:rPr>
          <w:color w:val="auto"/>
        </w:rPr>
        <w:fldChar w:fldCharType="end"/>
      </w:r>
      <w:r w:rsidRPr="00223F75">
        <w:rPr>
          <w:color w:val="auto"/>
        </w:rPr>
        <w:t xml:space="preserve">: Wireframe detailing the Data Retrieval </w:t>
      </w:r>
      <w:r w:rsidR="00223F75" w:rsidRPr="00223F75">
        <w:rPr>
          <w:color w:val="auto"/>
        </w:rPr>
        <w:t>process</w:t>
      </w:r>
      <w:r w:rsidRPr="00223F75">
        <w:rPr>
          <w:color w:val="auto"/>
        </w:rPr>
        <w:t xml:space="preserve"> for measured data from </w:t>
      </w:r>
      <w:r w:rsidR="00223F75" w:rsidRPr="00223F75">
        <w:rPr>
          <w:color w:val="auto"/>
        </w:rPr>
        <w:t>Caltrans</w:t>
      </w:r>
      <w:r w:rsidRPr="00223F75">
        <w:rPr>
          <w:color w:val="auto"/>
        </w:rPr>
        <w:t>.</w:t>
      </w:r>
      <w:bookmarkEnd w:id="139"/>
    </w:p>
    <w:p w14:paraId="7DC4E0FF" w14:textId="14A3CD58" w:rsidR="2FF04C84" w:rsidRDefault="2FF04C84" w:rsidP="2FF04C84">
      <w:pPr>
        <w:jc w:val="center"/>
        <w:rPr>
          <w:ins w:id="140" w:author="Cox, Quinten" w:date="2025-11-29T22:44:00Z" w16du:dateUtc="2025-11-29T22:44:22Z"/>
          <w:rFonts w:ascii="Times New Roman" w:hAnsi="Times New Roman" w:cs="Times New Roman"/>
          <w:b/>
          <w:bCs/>
          <w:u w:val="single"/>
        </w:rPr>
      </w:pPr>
    </w:p>
    <w:p w14:paraId="1996AB35" w14:textId="2D7B0B58" w:rsidR="3FA4651D" w:rsidRDefault="3FA4651D" w:rsidP="3FA4651D">
      <w:pPr>
        <w:jc w:val="center"/>
        <w:rPr>
          <w:ins w:id="141" w:author="Cox, Quinten" w:date="2025-11-29T22:44:00Z" w16du:dateUtc="2025-11-29T22:44:23Z"/>
          <w:rFonts w:ascii="Times New Roman" w:hAnsi="Times New Roman" w:cs="Times New Roman"/>
          <w:b/>
          <w:bCs/>
          <w:u w:val="single"/>
        </w:rPr>
      </w:pPr>
    </w:p>
    <w:p w14:paraId="5223AF43" w14:textId="4BB8AE29" w:rsidR="3FA4651D" w:rsidRDefault="3FA4651D" w:rsidP="3FA4651D">
      <w:pPr>
        <w:jc w:val="center"/>
        <w:rPr>
          <w:ins w:id="142" w:author="Cox, Quinten" w:date="2025-11-29T22:44:00Z" w16du:dateUtc="2025-11-29T22:44:23Z"/>
          <w:rFonts w:ascii="Times New Roman" w:hAnsi="Times New Roman" w:cs="Times New Roman"/>
          <w:b/>
          <w:bCs/>
          <w:u w:val="single"/>
        </w:rPr>
      </w:pPr>
    </w:p>
    <w:p w14:paraId="116FC091" w14:textId="4E384020" w:rsidR="3FA4651D" w:rsidRDefault="3FA4651D" w:rsidP="3FA4651D">
      <w:pPr>
        <w:jc w:val="center"/>
        <w:rPr>
          <w:ins w:id="143" w:author="Cox, Quinten" w:date="2025-11-29T22:44:00Z" w16du:dateUtc="2025-11-29T22:44:23Z"/>
          <w:rFonts w:ascii="Times New Roman" w:hAnsi="Times New Roman" w:cs="Times New Roman"/>
          <w:b/>
          <w:bCs/>
          <w:u w:val="single"/>
        </w:rPr>
      </w:pPr>
    </w:p>
    <w:p w14:paraId="0919FA99" w14:textId="0B21FEE1" w:rsidR="3FA4651D" w:rsidRDefault="3FA4651D" w:rsidP="3FA4651D">
      <w:pPr>
        <w:jc w:val="center"/>
        <w:rPr>
          <w:ins w:id="144" w:author="Cox, Quinten" w:date="2025-11-29T22:44:00Z" w16du:dateUtc="2025-11-29T22:44:23Z"/>
          <w:rFonts w:ascii="Times New Roman" w:hAnsi="Times New Roman" w:cs="Times New Roman"/>
          <w:b/>
          <w:bCs/>
          <w:u w:val="single"/>
        </w:rPr>
      </w:pPr>
    </w:p>
    <w:p w14:paraId="2BA079C0" w14:textId="216E9304" w:rsidR="3FA4651D" w:rsidRDefault="3FA4651D" w:rsidP="3FA4651D">
      <w:pPr>
        <w:jc w:val="center"/>
        <w:rPr>
          <w:ins w:id="145" w:author="Cox, Quinten" w:date="2025-11-29T22:44:00Z" w16du:dateUtc="2025-11-29T22:44:24Z"/>
          <w:rFonts w:ascii="Times New Roman" w:hAnsi="Times New Roman" w:cs="Times New Roman"/>
          <w:b/>
          <w:bCs/>
          <w:u w:val="single"/>
        </w:rPr>
      </w:pPr>
    </w:p>
    <w:p w14:paraId="557C715F" w14:textId="57D34E6B" w:rsidR="3FA4651D" w:rsidRDefault="3FA4651D" w:rsidP="3FA4651D">
      <w:pPr>
        <w:jc w:val="center"/>
        <w:rPr>
          <w:rFonts w:ascii="Times New Roman" w:hAnsi="Times New Roman" w:cs="Times New Roman"/>
          <w:b/>
          <w:bCs/>
          <w:u w:val="single"/>
        </w:rPr>
      </w:pPr>
    </w:p>
    <w:p w14:paraId="6B3E759D" w14:textId="513D0D0B" w:rsidR="2D266201" w:rsidRDefault="76EC76AC" w:rsidP="2D266201">
      <w:pPr>
        <w:jc w:val="center"/>
        <w:rPr>
          <w:rFonts w:ascii="Times New Roman" w:hAnsi="Times New Roman" w:cs="Times New Roman"/>
          <w:b/>
          <w:bCs/>
          <w:u w:val="single"/>
        </w:rPr>
      </w:pPr>
      <w:r w:rsidRPr="1B14096E">
        <w:rPr>
          <w:rFonts w:ascii="Times New Roman" w:hAnsi="Times New Roman" w:cs="Times New Roman"/>
          <w:b/>
          <w:bCs/>
          <w:u w:val="single"/>
        </w:rPr>
        <w:t>D</w:t>
      </w:r>
      <w:r w:rsidR="004D0DAD" w:rsidRPr="1B14096E">
        <w:rPr>
          <w:rFonts w:ascii="Times New Roman" w:hAnsi="Times New Roman" w:cs="Times New Roman"/>
          <w:b/>
          <w:bCs/>
          <w:u w:val="single"/>
        </w:rPr>
        <w:t>e</w:t>
      </w:r>
      <w:r w:rsidR="00F52875" w:rsidRPr="1B14096E">
        <w:rPr>
          <w:rFonts w:ascii="Times New Roman" w:hAnsi="Times New Roman" w:cs="Times New Roman"/>
          <w:b/>
          <w:bCs/>
          <w:u w:val="single"/>
        </w:rPr>
        <w:t>sign</w:t>
      </w:r>
    </w:p>
    <w:p w14:paraId="00BE90C4" w14:textId="02D96D4F" w:rsidR="007017BD" w:rsidRDefault="6DA5C23C" w:rsidP="3FA4651D">
      <w:pPr>
        <w:spacing w:before="120" w:after="120"/>
        <w:jc w:val="both"/>
        <w:rPr>
          <w:ins w:id="146" w:author="Cox, Quinten" w:date="2025-11-29T22:46:00Z" w16du:dateUtc="2025-11-29T22:46:53Z"/>
        </w:rPr>
      </w:pPr>
      <w:r w:rsidRPr="3FA4651D">
        <w:rPr>
          <w:rFonts w:ascii="Times New Roman" w:eastAsia="Times New Roman" w:hAnsi="Times New Roman" w:cs="Times New Roman"/>
          <w:color w:val="000000" w:themeColor="text1"/>
        </w:rPr>
        <w:t>The following flow diagrams show the proposed processes for RWIS data retrieval:</w:t>
      </w:r>
    </w:p>
    <w:p w14:paraId="585B45E4" w14:textId="540E4454" w:rsidR="3FA4651D" w:rsidRDefault="3FA4651D" w:rsidP="3FA4651D">
      <w:pPr>
        <w:spacing w:before="120" w:after="120"/>
        <w:jc w:val="both"/>
        <w:rPr>
          <w:rFonts w:ascii="Times New Roman" w:eastAsia="Times New Roman" w:hAnsi="Times New Roman" w:cs="Times New Roman"/>
          <w:color w:val="000000" w:themeColor="text1"/>
        </w:rPr>
      </w:pPr>
      <w:bookmarkStart w:id="147" w:name="_Toc214006653"/>
    </w:p>
    <w:p w14:paraId="40A1D11D" w14:textId="736EE7C6" w:rsidR="4009451C" w:rsidRPr="005978CF" w:rsidRDefault="0F13E479" w:rsidP="005978CF">
      <w:pPr>
        <w:pStyle w:val="Heading3"/>
      </w:pPr>
      <w:r w:rsidRPr="19F291F9">
        <w:t>Data Processing</w:t>
      </w:r>
      <w:bookmarkEnd w:id="147"/>
    </w:p>
    <w:p w14:paraId="3166AC35" w14:textId="0B7835F6" w:rsidR="2F9B2634" w:rsidRPr="00756A2A" w:rsidRDefault="2BDF6A41" w:rsidP="2607FD97">
      <w:pPr>
        <w:pStyle w:val="ListParagraph"/>
        <w:ind w:left="1080"/>
        <w:rPr>
          <w:rFonts w:ascii="Times New Roman" w:hAnsi="Times New Roman" w:cs="Times New Roman"/>
        </w:rPr>
      </w:pPr>
      <w:r w:rsidRPr="0B3FD9F4">
        <w:rPr>
          <w:rFonts w:ascii="Times New Roman" w:hAnsi="Times New Roman" w:cs="Times New Roman"/>
        </w:rPr>
        <w:t>3.</w:t>
      </w:r>
      <w:r w:rsidRPr="6ECF3A34">
        <w:rPr>
          <w:rFonts w:ascii="Times New Roman" w:hAnsi="Times New Roman" w:cs="Times New Roman"/>
        </w:rPr>
        <w:t>2.2.</w:t>
      </w:r>
      <w:r w:rsidRPr="522D4897">
        <w:rPr>
          <w:rFonts w:ascii="Times New Roman" w:hAnsi="Times New Roman" w:cs="Times New Roman"/>
        </w:rPr>
        <w:t xml:space="preserve">1 </w:t>
      </w:r>
      <w:r w:rsidR="2F9B2634" w:rsidRPr="270361AB">
        <w:rPr>
          <w:rFonts w:ascii="Times New Roman" w:hAnsi="Times New Roman" w:cs="Times New Roman"/>
        </w:rPr>
        <w:t xml:space="preserve">The System shall read </w:t>
      </w:r>
      <w:r w:rsidR="071DE8C8" w:rsidRPr="270361AB">
        <w:rPr>
          <w:rFonts w:ascii="Times New Roman" w:hAnsi="Times New Roman" w:cs="Times New Roman"/>
        </w:rPr>
        <w:t>retrieved</w:t>
      </w:r>
      <w:r w:rsidR="2F9B2634" w:rsidRPr="270361AB">
        <w:rPr>
          <w:rFonts w:ascii="Times New Roman" w:hAnsi="Times New Roman" w:cs="Times New Roman"/>
        </w:rPr>
        <w:t xml:space="preserve"> RWIS data into memory for </w:t>
      </w:r>
      <w:r w:rsidR="5346B4DD" w:rsidRPr="270361AB">
        <w:rPr>
          <w:rFonts w:ascii="Times New Roman" w:hAnsi="Times New Roman" w:cs="Times New Roman"/>
        </w:rPr>
        <w:t>processing</w:t>
      </w:r>
      <w:r w:rsidR="2F9B2634" w:rsidRPr="270361AB">
        <w:rPr>
          <w:rFonts w:ascii="Times New Roman" w:hAnsi="Times New Roman" w:cs="Times New Roman"/>
        </w:rPr>
        <w:t>.</w:t>
      </w:r>
      <w:r w:rsidR="00A331FF" w:rsidRPr="270361AB">
        <w:rPr>
          <w:rFonts w:ascii="Times New Roman" w:hAnsi="Times New Roman" w:cs="Times New Roman"/>
        </w:rPr>
        <w:t xml:space="preserve"> </w:t>
      </w:r>
    </w:p>
    <w:p w14:paraId="266F355D" w14:textId="7A7D9EBA" w:rsidR="2F9B2634" w:rsidRPr="00756A2A" w:rsidRDefault="2F9B2634" w:rsidP="21FF5047">
      <w:pPr>
        <w:pStyle w:val="ListParagraph"/>
        <w:ind w:left="1080"/>
        <w:rPr>
          <w:rFonts w:ascii="Times New Roman" w:hAnsi="Times New Roman" w:cs="Times New Roman"/>
        </w:rPr>
      </w:pPr>
    </w:p>
    <w:p w14:paraId="3CB911CE" w14:textId="7FDF4944" w:rsidR="2F9B2634" w:rsidRPr="00756A2A" w:rsidRDefault="0A7521E4" w:rsidP="775580CC">
      <w:pPr>
        <w:pStyle w:val="ListParagraph"/>
        <w:ind w:left="1080"/>
        <w:rPr>
          <w:rFonts w:ascii="Times New Roman" w:hAnsi="Times New Roman" w:cs="Times New Roman"/>
        </w:rPr>
      </w:pPr>
      <w:r w:rsidRPr="522D4897">
        <w:rPr>
          <w:rFonts w:ascii="Times New Roman" w:hAnsi="Times New Roman" w:cs="Times New Roman"/>
        </w:rPr>
        <w:t>3.</w:t>
      </w:r>
      <w:r w:rsidRPr="05F45D74">
        <w:rPr>
          <w:rFonts w:ascii="Times New Roman" w:hAnsi="Times New Roman" w:cs="Times New Roman"/>
        </w:rPr>
        <w:t xml:space="preserve">2.2.2 </w:t>
      </w:r>
      <w:r w:rsidR="2F9B2634" w:rsidRPr="55FB069F">
        <w:rPr>
          <w:rFonts w:ascii="Times New Roman" w:hAnsi="Times New Roman" w:cs="Times New Roman"/>
        </w:rPr>
        <w:t xml:space="preserve">The System shall add </w:t>
      </w:r>
      <w:r w:rsidR="494230BF" w:rsidRPr="55FB069F">
        <w:rPr>
          <w:rFonts w:ascii="Times New Roman" w:hAnsi="Times New Roman" w:cs="Times New Roman"/>
        </w:rPr>
        <w:t>processed</w:t>
      </w:r>
      <w:r w:rsidR="2F9B2634" w:rsidRPr="55FB069F">
        <w:rPr>
          <w:rFonts w:ascii="Times New Roman" w:hAnsi="Times New Roman" w:cs="Times New Roman"/>
        </w:rPr>
        <w:t xml:space="preserve"> data into a temporary data file until all sensor </w:t>
      </w:r>
      <w:r w:rsidR="2F9B2634">
        <w:tab/>
      </w:r>
      <w:r w:rsidR="60E55004" w:rsidRPr="275929D4">
        <w:rPr>
          <w:rFonts w:ascii="Times New Roman" w:hAnsi="Times New Roman" w:cs="Times New Roman"/>
        </w:rPr>
        <w:t xml:space="preserve">       </w:t>
      </w:r>
      <w:r w:rsidR="2F9B2634" w:rsidRPr="55FB069F">
        <w:rPr>
          <w:rFonts w:ascii="Times New Roman" w:hAnsi="Times New Roman" w:cs="Times New Roman"/>
        </w:rPr>
        <w:t xml:space="preserve">readings have been </w:t>
      </w:r>
      <w:r w:rsidR="10AC385D" w:rsidRPr="55FB069F">
        <w:rPr>
          <w:rFonts w:ascii="Times New Roman" w:hAnsi="Times New Roman" w:cs="Times New Roman"/>
        </w:rPr>
        <w:t>processed</w:t>
      </w:r>
      <w:r w:rsidR="2F9B2634" w:rsidRPr="55FB069F">
        <w:rPr>
          <w:rFonts w:ascii="Times New Roman" w:hAnsi="Times New Roman" w:cs="Times New Roman"/>
        </w:rPr>
        <w:t>.</w:t>
      </w:r>
      <w:r w:rsidR="003A2ABD" w:rsidRPr="55FB069F">
        <w:rPr>
          <w:rFonts w:ascii="Times New Roman" w:hAnsi="Times New Roman" w:cs="Times New Roman"/>
        </w:rPr>
        <w:t xml:space="preserve"> </w:t>
      </w:r>
    </w:p>
    <w:p w14:paraId="7BC78E2E" w14:textId="6E24FDB5" w:rsidR="2F9B2634" w:rsidRPr="00756A2A" w:rsidRDefault="2F9B2634" w:rsidP="775580CC">
      <w:pPr>
        <w:pStyle w:val="ListParagraph"/>
        <w:ind w:left="1080"/>
        <w:rPr>
          <w:rFonts w:ascii="Times New Roman" w:hAnsi="Times New Roman" w:cs="Times New Roman"/>
        </w:rPr>
      </w:pPr>
    </w:p>
    <w:p w14:paraId="3705B1BB" w14:textId="260DE25A" w:rsidR="2F9B2634" w:rsidRPr="00756A2A" w:rsidRDefault="199432C5" w:rsidP="00756A2A">
      <w:pPr>
        <w:pStyle w:val="ListParagraph"/>
        <w:ind w:left="1080"/>
        <w:rPr>
          <w:rFonts w:ascii="Times New Roman" w:hAnsi="Times New Roman" w:cs="Times New Roman"/>
        </w:rPr>
      </w:pPr>
      <w:r w:rsidRPr="2FF04C84">
        <w:rPr>
          <w:rFonts w:ascii="Times New Roman" w:hAnsi="Times New Roman" w:cs="Times New Roman"/>
        </w:rPr>
        <w:t xml:space="preserve">3.2.2.3 </w:t>
      </w:r>
      <w:r w:rsidR="2F9B2634" w:rsidRPr="2FF04C84">
        <w:rPr>
          <w:rFonts w:ascii="Times New Roman" w:hAnsi="Times New Roman" w:cs="Times New Roman"/>
        </w:rPr>
        <w:t xml:space="preserve">The System shall export the processed data into a flat file for use, display, and storage once all </w:t>
      </w:r>
      <w:r w:rsidR="4FD1B725" w:rsidRPr="2FF04C84">
        <w:rPr>
          <w:rFonts w:ascii="Times New Roman" w:hAnsi="Times New Roman" w:cs="Times New Roman"/>
        </w:rPr>
        <w:t>retrieved</w:t>
      </w:r>
      <w:r w:rsidR="2F9B2634" w:rsidRPr="2FF04C84">
        <w:rPr>
          <w:rFonts w:ascii="Times New Roman" w:hAnsi="Times New Roman" w:cs="Times New Roman"/>
        </w:rPr>
        <w:t xml:space="preserve"> data has been </w:t>
      </w:r>
      <w:r w:rsidR="77D31F36" w:rsidRPr="2FF04C84">
        <w:rPr>
          <w:rFonts w:ascii="Times New Roman" w:hAnsi="Times New Roman" w:cs="Times New Roman"/>
        </w:rPr>
        <w:t>processed</w:t>
      </w:r>
      <w:r w:rsidR="2F9B2634" w:rsidRPr="2FF04C84">
        <w:rPr>
          <w:rFonts w:ascii="Times New Roman" w:hAnsi="Times New Roman" w:cs="Times New Roman"/>
        </w:rPr>
        <w:t>.</w:t>
      </w:r>
    </w:p>
    <w:p w14:paraId="75D7D2B7" w14:textId="3E97C16F" w:rsidR="0F731605" w:rsidRDefault="0F731605" w:rsidP="0F731605">
      <w:pPr>
        <w:pStyle w:val="ListParagraph"/>
        <w:ind w:left="1080"/>
        <w:rPr>
          <w:rFonts w:ascii="Times New Roman" w:hAnsi="Times New Roman" w:cs="Times New Roman"/>
        </w:rPr>
      </w:pPr>
    </w:p>
    <w:p w14:paraId="72903CAA" w14:textId="1FF7D15C" w:rsidR="00837726" w:rsidRDefault="72969289" w:rsidP="00837726">
      <w:pPr>
        <w:jc w:val="center"/>
        <w:rPr>
          <w:rFonts w:ascii="Times New Roman" w:hAnsi="Times New Roman" w:cs="Times New Roman"/>
          <w:b/>
          <w:bCs/>
          <w:u w:val="single"/>
        </w:rPr>
      </w:pPr>
      <w:r w:rsidRPr="00311CEF">
        <w:rPr>
          <w:rFonts w:ascii="Times New Roman" w:hAnsi="Times New Roman" w:cs="Times New Roman"/>
          <w:b/>
          <w:bCs/>
          <w:u w:val="single"/>
        </w:rPr>
        <w:t>D</w:t>
      </w:r>
      <w:r w:rsidR="00734B44" w:rsidRPr="00311CEF">
        <w:rPr>
          <w:rFonts w:ascii="Times New Roman" w:hAnsi="Times New Roman" w:cs="Times New Roman"/>
          <w:b/>
          <w:bCs/>
          <w:u w:val="single"/>
        </w:rPr>
        <w:t>esign</w:t>
      </w:r>
    </w:p>
    <w:p w14:paraId="62D3CEAB" w14:textId="25210FD8" w:rsidR="00837726" w:rsidRDefault="00DF245C" w:rsidP="00837726">
      <w:pPr>
        <w:rPr>
          <w:rFonts w:ascii="Times New Roman" w:hAnsi="Times New Roman" w:cs="Times New Roman"/>
        </w:rPr>
      </w:pPr>
      <w:r>
        <w:rPr>
          <w:rFonts w:ascii="Times New Roman" w:hAnsi="Times New Roman" w:cs="Times New Roman"/>
        </w:rPr>
        <w:t>The System will load retrieved RWIS CSV data into memory</w:t>
      </w:r>
      <w:r w:rsidR="00B9333F">
        <w:rPr>
          <w:rFonts w:ascii="Times New Roman" w:hAnsi="Times New Roman" w:cs="Times New Roman"/>
        </w:rPr>
        <w:t xml:space="preserve"> using a Python Pandas </w:t>
      </w:r>
      <w:r w:rsidR="00F9627F">
        <w:rPr>
          <w:rFonts w:ascii="Times New Roman" w:hAnsi="Times New Roman" w:cs="Times New Roman"/>
        </w:rPr>
        <w:t>data frame</w:t>
      </w:r>
      <w:r w:rsidR="00BF5030">
        <w:rPr>
          <w:rFonts w:ascii="Times New Roman" w:hAnsi="Times New Roman" w:cs="Times New Roman"/>
        </w:rPr>
        <w:t>. As each row is validated and converted into standardized formats, the process</w:t>
      </w:r>
      <w:r w:rsidR="00E16AB9">
        <w:rPr>
          <w:rFonts w:ascii="Times New Roman" w:hAnsi="Times New Roman" w:cs="Times New Roman"/>
        </w:rPr>
        <w:t>ed values will be appended to a temporary in-memory structure. Once all sensor readings have been processed, The System will export the finalized processed dataset into a flat file for downstream storage, tabular display, alert evaluation, and any additional system components requiring uniform processed data.</w:t>
      </w:r>
    </w:p>
    <w:p w14:paraId="4A21F45D" w14:textId="77777777" w:rsidR="00123C9E" w:rsidRDefault="0D0AE4FF" w:rsidP="00123C9E">
      <w:pPr>
        <w:keepNext/>
        <w:jc w:val="center"/>
      </w:pPr>
      <w:commentRangeStart w:id="148"/>
      <w:commentRangeEnd w:id="148"/>
      <w:r>
        <w:rPr>
          <w:rStyle w:val="CommentReference"/>
        </w:rPr>
        <w:lastRenderedPageBreak/>
        <w:commentReference w:id="148"/>
      </w:r>
      <w:commentRangeStart w:id="149"/>
      <w:r w:rsidR="5412B982">
        <w:rPr>
          <w:noProof/>
        </w:rPr>
        <w:drawing>
          <wp:inline distT="0" distB="0" distL="0" distR="0" wp14:anchorId="78D86D53" wp14:editId="4184074C">
            <wp:extent cx="1791527" cy="3301457"/>
            <wp:effectExtent l="0" t="0" r="0" b="0"/>
            <wp:docPr id="1298454759"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4759" name="Picture 2" descr="A diagram of a computer program&#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1791527" cy="3301457"/>
                    </a:xfrm>
                    <a:prstGeom prst="rect">
                      <a:avLst/>
                    </a:prstGeom>
                  </pic:spPr>
                </pic:pic>
              </a:graphicData>
            </a:graphic>
          </wp:inline>
        </w:drawing>
      </w:r>
      <w:commentRangeEnd w:id="149"/>
    </w:p>
    <w:p w14:paraId="13A86503" w14:textId="2B592DC5" w:rsidR="00123C9E" w:rsidRPr="00123C9E" w:rsidRDefault="00123C9E" w:rsidP="00123C9E">
      <w:pPr>
        <w:pStyle w:val="Caption"/>
        <w:jc w:val="center"/>
        <w:rPr>
          <w:color w:val="auto"/>
        </w:rPr>
      </w:pPr>
      <w:bookmarkStart w:id="150" w:name="_Toc215562910"/>
      <w:r w:rsidRPr="00123C9E">
        <w:rPr>
          <w:color w:val="auto"/>
        </w:rPr>
        <w:t xml:space="preserve">Figure </w:t>
      </w:r>
      <w:r w:rsidRPr="00123C9E">
        <w:rPr>
          <w:color w:val="auto"/>
        </w:rPr>
        <w:fldChar w:fldCharType="begin"/>
      </w:r>
      <w:r w:rsidRPr="00123C9E">
        <w:rPr>
          <w:color w:val="auto"/>
        </w:rPr>
        <w:instrText xml:space="preserve"> SEQ Figure \* ARABIC </w:instrText>
      </w:r>
      <w:r w:rsidRPr="00123C9E">
        <w:rPr>
          <w:color w:val="auto"/>
        </w:rPr>
        <w:fldChar w:fldCharType="separate"/>
      </w:r>
      <w:r w:rsidR="00922402">
        <w:rPr>
          <w:noProof/>
          <w:color w:val="auto"/>
        </w:rPr>
        <w:t>7</w:t>
      </w:r>
      <w:r w:rsidRPr="00123C9E">
        <w:rPr>
          <w:color w:val="auto"/>
        </w:rPr>
        <w:fldChar w:fldCharType="end"/>
      </w:r>
      <w:r w:rsidRPr="00123C9E">
        <w:rPr>
          <w:color w:val="auto"/>
        </w:rPr>
        <w:t>: Wireframe displaying RWIS data processing flow.</w:t>
      </w:r>
      <w:bookmarkEnd w:id="150"/>
    </w:p>
    <w:p w14:paraId="627E7CA0" w14:textId="35E26AA4" w:rsidR="0D0AE4FF" w:rsidRDefault="0D0AE4FF" w:rsidP="0D0AE4FF">
      <w:pPr>
        <w:jc w:val="center"/>
        <w:rPr>
          <w:rFonts w:ascii="Times New Roman" w:hAnsi="Times New Roman" w:cs="Times New Roman"/>
        </w:rPr>
      </w:pPr>
      <w:r>
        <w:rPr>
          <w:rStyle w:val="CommentReference"/>
        </w:rPr>
        <w:commentReference w:id="149"/>
      </w:r>
    </w:p>
    <w:p w14:paraId="7A5FD364" w14:textId="77777777" w:rsidR="00123C9E" w:rsidRDefault="00123C9E" w:rsidP="0D0AE4FF">
      <w:pPr>
        <w:jc w:val="center"/>
        <w:rPr>
          <w:rFonts w:ascii="Times New Roman" w:hAnsi="Times New Roman" w:cs="Times New Roman"/>
        </w:rPr>
      </w:pPr>
    </w:p>
    <w:p w14:paraId="58768C8B" w14:textId="4BC9914A" w:rsidR="64FB25D5" w:rsidRPr="005978CF" w:rsidRDefault="0F13E479" w:rsidP="005978CF">
      <w:pPr>
        <w:pStyle w:val="Heading3"/>
      </w:pPr>
      <w:bookmarkStart w:id="151" w:name="_Toc214006654"/>
      <w:r w:rsidRPr="19F291F9">
        <w:t>Data Storage</w:t>
      </w:r>
      <w:bookmarkEnd w:id="151"/>
    </w:p>
    <w:p w14:paraId="3A2C7202" w14:textId="653E4927" w:rsidR="05F5B361" w:rsidRPr="00244F88" w:rsidRDefault="490AF15A" w:rsidP="00B07DE7">
      <w:pPr>
        <w:pStyle w:val="ListParagraph"/>
        <w:ind w:left="1080"/>
        <w:rPr>
          <w:rFonts w:ascii="Times New Roman" w:hAnsi="Times New Roman" w:cs="Times New Roman"/>
          <w:u w:val="single"/>
        </w:rPr>
      </w:pPr>
      <w:commentRangeStart w:id="152"/>
      <w:r w:rsidRPr="7EBA7D3F">
        <w:rPr>
          <w:rFonts w:ascii="Times New Roman" w:hAnsi="Times New Roman" w:cs="Times New Roman"/>
        </w:rPr>
        <w:t>3.2.3.1</w:t>
      </w:r>
      <w:r w:rsidRPr="1BE1F3FE">
        <w:rPr>
          <w:rFonts w:ascii="Times New Roman" w:hAnsi="Times New Roman" w:cs="Times New Roman"/>
        </w:rPr>
        <w:t xml:space="preserve"> </w:t>
      </w:r>
      <w:r w:rsidR="05F5B361" w:rsidRPr="005C7ADC">
        <w:rPr>
          <w:rFonts w:ascii="Times New Roman" w:hAnsi="Times New Roman" w:cs="Times New Roman"/>
        </w:rPr>
        <w:t>The System shall store only the most recent data in a flat file.</w:t>
      </w:r>
      <w:r w:rsidR="00B07DE7" w:rsidRPr="005C7ADC">
        <w:rPr>
          <w:rFonts w:ascii="Times New Roman" w:hAnsi="Times New Roman" w:cs="Times New Roman"/>
        </w:rPr>
        <w:t xml:space="preserve"> </w:t>
      </w:r>
      <w:r w:rsidR="05F5B361" w:rsidRPr="005C7ADC">
        <w:rPr>
          <w:rFonts w:ascii="Times New Roman" w:hAnsi="Times New Roman" w:cs="Times New Roman"/>
        </w:rPr>
        <w:t>The System shall store RWIS data in a CSV flat file format.</w:t>
      </w:r>
      <w:commentRangeEnd w:id="152"/>
      <w:r w:rsidR="00271831" w:rsidRPr="00244F88">
        <w:rPr>
          <w:rStyle w:val="CommentReference"/>
          <w:rFonts w:ascii="Times New Roman" w:hAnsi="Times New Roman" w:cs="Times New Roman"/>
          <w:sz w:val="24"/>
          <w:szCs w:val="24"/>
          <w:u w:val="single"/>
        </w:rPr>
        <w:commentReference w:id="152"/>
      </w:r>
    </w:p>
    <w:p w14:paraId="7A8BDE01" w14:textId="55E30208" w:rsidR="6DE55D63" w:rsidRDefault="6DE55D63" w:rsidP="6DE55D63">
      <w:pPr>
        <w:pStyle w:val="ListParagraph"/>
        <w:ind w:left="1080"/>
        <w:rPr>
          <w:rFonts w:ascii="Times New Roman" w:hAnsi="Times New Roman" w:cs="Times New Roman"/>
          <w:u w:val="single"/>
        </w:rPr>
      </w:pPr>
    </w:p>
    <w:p w14:paraId="281FB027" w14:textId="040DC479" w:rsidR="05F5B361" w:rsidRDefault="05F5B361" w:rsidP="005A22F4">
      <w:pPr>
        <w:jc w:val="center"/>
        <w:rPr>
          <w:rFonts w:ascii="Times New Roman" w:hAnsi="Times New Roman" w:cs="Times New Roman"/>
          <w:b/>
          <w:bCs/>
          <w:u w:val="single"/>
        </w:rPr>
      </w:pPr>
      <w:r w:rsidRPr="001A4DB8">
        <w:rPr>
          <w:rFonts w:ascii="Times New Roman" w:hAnsi="Times New Roman" w:cs="Times New Roman"/>
          <w:b/>
          <w:bCs/>
          <w:u w:val="single"/>
        </w:rPr>
        <w:t>D</w:t>
      </w:r>
      <w:r w:rsidR="00C544E6" w:rsidRPr="001A4DB8">
        <w:rPr>
          <w:rFonts w:ascii="Times New Roman" w:hAnsi="Times New Roman" w:cs="Times New Roman"/>
          <w:b/>
          <w:bCs/>
          <w:u w:val="single"/>
        </w:rPr>
        <w:t>e</w:t>
      </w:r>
      <w:r w:rsidR="00ED2661" w:rsidRPr="001A4DB8">
        <w:rPr>
          <w:rFonts w:ascii="Times New Roman" w:hAnsi="Times New Roman" w:cs="Times New Roman"/>
          <w:b/>
          <w:bCs/>
          <w:u w:val="single"/>
        </w:rPr>
        <w:t>s</w:t>
      </w:r>
      <w:r w:rsidR="00C544E6" w:rsidRPr="001A4DB8">
        <w:rPr>
          <w:rFonts w:ascii="Times New Roman" w:hAnsi="Times New Roman" w:cs="Times New Roman"/>
          <w:b/>
          <w:bCs/>
          <w:u w:val="single"/>
        </w:rPr>
        <w:t>ign</w:t>
      </w:r>
    </w:p>
    <w:p w14:paraId="2A17CF77" w14:textId="2E17301A" w:rsidR="531D1D17" w:rsidRDefault="006B1FD1" w:rsidP="00AE7878">
      <w:pPr>
        <w:rPr>
          <w:rFonts w:ascii="Times New Roman" w:hAnsi="Times New Roman" w:cs="Times New Roman"/>
        </w:rPr>
      </w:pPr>
      <w:r>
        <w:rPr>
          <w:rFonts w:ascii="Times New Roman" w:hAnsi="Times New Roman" w:cs="Times New Roman"/>
        </w:rPr>
        <w:t>The System will store the most recently processed RWIS</w:t>
      </w:r>
      <w:r w:rsidR="00BE54BB">
        <w:rPr>
          <w:rFonts w:ascii="Times New Roman" w:hAnsi="Times New Roman" w:cs="Times New Roman"/>
        </w:rPr>
        <w:t xml:space="preserve"> data in a single CSV flat file that is regenerated during each update cycle. After the data processing stage is completed, the finalized dataset will overwrite the existing flat file to ensure that only the most current sensor readings are retained. This approach</w:t>
      </w:r>
      <w:r w:rsidR="00664C57">
        <w:rPr>
          <w:rFonts w:ascii="Times New Roman" w:hAnsi="Times New Roman" w:cs="Times New Roman"/>
        </w:rPr>
        <w:t xml:space="preserve"> minimizes storage requirements, simplifies downstream data access, and ensures consistent formatting for display alert evaluation, and other system components that rely on the latest RWIS values.</w:t>
      </w:r>
    </w:p>
    <w:p w14:paraId="3D7B8162" w14:textId="77777777" w:rsidR="00BF56F6" w:rsidRDefault="00BF56F6" w:rsidP="00AE7878">
      <w:pPr>
        <w:rPr>
          <w:rFonts w:ascii="Times New Roman" w:hAnsi="Times New Roman" w:cs="Times New Roman"/>
        </w:rPr>
      </w:pPr>
    </w:p>
    <w:p w14:paraId="075B498F" w14:textId="77777777" w:rsidR="00BF56F6" w:rsidRDefault="5B40BB66" w:rsidP="00BF56F6">
      <w:pPr>
        <w:keepNext/>
        <w:jc w:val="center"/>
      </w:pPr>
      <w:commentRangeStart w:id="153"/>
      <w:r>
        <w:rPr>
          <w:noProof/>
        </w:rPr>
        <w:lastRenderedPageBreak/>
        <w:drawing>
          <wp:inline distT="0" distB="0" distL="0" distR="0" wp14:anchorId="1A98446F" wp14:editId="7D0A74FC">
            <wp:extent cx="5943600" cy="2019300"/>
            <wp:effectExtent l="0" t="0" r="0" b="0"/>
            <wp:docPr id="34340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0562" name="Picture 34340562"/>
                    <pic:cNvPicPr/>
                  </pic:nvPicPr>
                  <pic:blipFill>
                    <a:blip r:embed="rId21">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commentRangeEnd w:id="153"/>
    </w:p>
    <w:p w14:paraId="54219F4E" w14:textId="518A40E3" w:rsidR="00BF56F6" w:rsidRPr="00BF56F6" w:rsidRDefault="00BF56F6" w:rsidP="00BF56F6">
      <w:pPr>
        <w:pStyle w:val="Caption"/>
        <w:jc w:val="center"/>
        <w:rPr>
          <w:color w:val="auto"/>
        </w:rPr>
      </w:pPr>
      <w:bookmarkStart w:id="154" w:name="_Toc215562911"/>
      <w:r w:rsidRPr="00BF56F6">
        <w:rPr>
          <w:color w:val="auto"/>
        </w:rPr>
        <w:t xml:space="preserve">Figure </w:t>
      </w:r>
      <w:r w:rsidRPr="00BF56F6">
        <w:rPr>
          <w:color w:val="auto"/>
        </w:rPr>
        <w:fldChar w:fldCharType="begin"/>
      </w:r>
      <w:r w:rsidRPr="00BF56F6">
        <w:rPr>
          <w:color w:val="auto"/>
        </w:rPr>
        <w:instrText xml:space="preserve"> SEQ Figure \* ARABIC </w:instrText>
      </w:r>
      <w:r w:rsidRPr="00BF56F6">
        <w:rPr>
          <w:color w:val="auto"/>
        </w:rPr>
        <w:fldChar w:fldCharType="separate"/>
      </w:r>
      <w:r w:rsidR="00922402">
        <w:rPr>
          <w:noProof/>
          <w:color w:val="auto"/>
        </w:rPr>
        <w:t>8</w:t>
      </w:r>
      <w:r w:rsidRPr="00BF56F6">
        <w:rPr>
          <w:color w:val="auto"/>
        </w:rPr>
        <w:fldChar w:fldCharType="end"/>
      </w:r>
      <w:r w:rsidRPr="00BF56F6">
        <w:rPr>
          <w:color w:val="auto"/>
        </w:rPr>
        <w:t>: Example raw CSV data from CWWP2 portal</w:t>
      </w:r>
      <w:bookmarkEnd w:id="154"/>
    </w:p>
    <w:p w14:paraId="5BFE500A" w14:textId="4EA41235" w:rsidR="00AE7878" w:rsidRDefault="531D1D17" w:rsidP="531D1D17">
      <w:pPr>
        <w:jc w:val="center"/>
      </w:pPr>
      <w:r>
        <w:rPr>
          <w:rStyle w:val="CommentReference"/>
        </w:rPr>
        <w:commentReference w:id="153"/>
      </w:r>
    </w:p>
    <w:p w14:paraId="799EEDAE" w14:textId="77777777" w:rsidR="00AE7878" w:rsidRDefault="00AE7878" w:rsidP="531D1D17">
      <w:pPr>
        <w:jc w:val="center"/>
      </w:pPr>
    </w:p>
    <w:p w14:paraId="47F404A7" w14:textId="77777777" w:rsidR="00BF56F6" w:rsidRDefault="00AE7878" w:rsidP="00BF56F6">
      <w:pPr>
        <w:keepNext/>
        <w:jc w:val="center"/>
      </w:pPr>
      <w:r>
        <w:rPr>
          <w:noProof/>
        </w:rPr>
        <w:drawing>
          <wp:inline distT="0" distB="0" distL="0" distR="0" wp14:anchorId="2B870D3E" wp14:editId="7713C5FB">
            <wp:extent cx="3096057" cy="2724530"/>
            <wp:effectExtent l="0" t="0" r="9525" b="0"/>
            <wp:docPr id="2052389567" name="Picture 4" descr="A diagram of data storage&#10;&#10;AI-generated content may be incorrect.">
              <a:extLst xmlns:a="http://schemas.openxmlformats.org/drawingml/2006/main">
                <a:ext uri="{FF2B5EF4-FFF2-40B4-BE49-F238E27FC236}">
                  <a16:creationId xmlns:a16="http://schemas.microsoft.com/office/drawing/2014/main" id="{CA711D1E-DA83-4353-9386-46FC3B07E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89567" name="Picture 4" descr="A diagram of data stora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96057" cy="2724530"/>
                    </a:xfrm>
                    <a:prstGeom prst="rect">
                      <a:avLst/>
                    </a:prstGeom>
                  </pic:spPr>
                </pic:pic>
              </a:graphicData>
            </a:graphic>
          </wp:inline>
        </w:drawing>
      </w:r>
    </w:p>
    <w:p w14:paraId="457CDF45" w14:textId="67EDC806" w:rsidR="531D1D17" w:rsidRPr="00BF56F6" w:rsidRDefault="00BF56F6" w:rsidP="00BF56F6">
      <w:pPr>
        <w:pStyle w:val="Caption"/>
        <w:jc w:val="center"/>
        <w:rPr>
          <w:color w:val="auto"/>
        </w:rPr>
      </w:pPr>
      <w:bookmarkStart w:id="155" w:name="_Toc215562912"/>
      <w:r w:rsidRPr="00BF56F6">
        <w:rPr>
          <w:color w:val="auto"/>
        </w:rPr>
        <w:t xml:space="preserve">Figure </w:t>
      </w:r>
      <w:r w:rsidRPr="00BF56F6">
        <w:rPr>
          <w:color w:val="auto"/>
        </w:rPr>
        <w:fldChar w:fldCharType="begin"/>
      </w:r>
      <w:r w:rsidRPr="00BF56F6">
        <w:rPr>
          <w:color w:val="auto"/>
        </w:rPr>
        <w:instrText xml:space="preserve"> SEQ Figure \* ARABIC </w:instrText>
      </w:r>
      <w:r w:rsidRPr="00BF56F6">
        <w:rPr>
          <w:color w:val="auto"/>
        </w:rPr>
        <w:fldChar w:fldCharType="separate"/>
      </w:r>
      <w:r w:rsidR="00922402">
        <w:rPr>
          <w:noProof/>
          <w:color w:val="auto"/>
        </w:rPr>
        <w:t>9</w:t>
      </w:r>
      <w:r w:rsidRPr="00BF56F6">
        <w:rPr>
          <w:color w:val="auto"/>
        </w:rPr>
        <w:fldChar w:fldCharType="end"/>
      </w:r>
      <w:r w:rsidRPr="00BF56F6">
        <w:rPr>
          <w:color w:val="auto"/>
        </w:rPr>
        <w:t>: Example flow of Flat file storage process.</w:t>
      </w:r>
      <w:bookmarkEnd w:id="155"/>
    </w:p>
    <w:p w14:paraId="4CAADDFD" w14:textId="77777777" w:rsidR="00AE7878" w:rsidRDefault="00AE7878" w:rsidP="531D1D17">
      <w:pPr>
        <w:jc w:val="center"/>
      </w:pPr>
    </w:p>
    <w:p w14:paraId="3F24FBB3" w14:textId="77777777" w:rsidR="00AE7878" w:rsidRDefault="00AE7878" w:rsidP="531D1D17">
      <w:pPr>
        <w:jc w:val="center"/>
      </w:pPr>
    </w:p>
    <w:p w14:paraId="5BF4D288" w14:textId="77777777" w:rsidR="00AE7878" w:rsidRDefault="00AE7878" w:rsidP="531D1D17">
      <w:pPr>
        <w:jc w:val="center"/>
      </w:pPr>
    </w:p>
    <w:p w14:paraId="71D245B6" w14:textId="77777777" w:rsidR="00AE7878" w:rsidRDefault="00AE7878" w:rsidP="531D1D17">
      <w:pPr>
        <w:jc w:val="center"/>
      </w:pPr>
    </w:p>
    <w:p w14:paraId="0DEF44D2" w14:textId="77777777" w:rsidR="00AE7878" w:rsidRDefault="00AE7878" w:rsidP="531D1D17">
      <w:pPr>
        <w:jc w:val="center"/>
      </w:pPr>
    </w:p>
    <w:p w14:paraId="27D51FCE" w14:textId="77777777" w:rsidR="00AE7878" w:rsidRDefault="00AE7878" w:rsidP="531D1D17">
      <w:pPr>
        <w:jc w:val="center"/>
      </w:pPr>
    </w:p>
    <w:p w14:paraId="64067191" w14:textId="77777777" w:rsidR="00AE7878" w:rsidRDefault="00AE7878" w:rsidP="531D1D17">
      <w:pPr>
        <w:jc w:val="center"/>
      </w:pPr>
    </w:p>
    <w:p w14:paraId="2BB351D6" w14:textId="77777777" w:rsidR="00AE7878" w:rsidRDefault="00AE7878" w:rsidP="531D1D17">
      <w:pPr>
        <w:jc w:val="center"/>
      </w:pPr>
    </w:p>
    <w:p w14:paraId="46962578" w14:textId="77777777" w:rsidR="00AE7878" w:rsidRDefault="00AE7878" w:rsidP="531D1D17">
      <w:pPr>
        <w:jc w:val="center"/>
      </w:pPr>
    </w:p>
    <w:p w14:paraId="7680E7EF" w14:textId="77777777" w:rsidR="00AE7878" w:rsidRDefault="00AE7878" w:rsidP="531D1D17">
      <w:pPr>
        <w:jc w:val="center"/>
        <w:rPr>
          <w:ins w:id="156" w:author="Steilman, Nicholas" w:date="2025-12-01T21:25:00Z" w16du:dateUtc="2025-12-01T21:25:40Z"/>
        </w:rPr>
      </w:pPr>
    </w:p>
    <w:p w14:paraId="67D6BDE1" w14:textId="77777777" w:rsidR="00B62954" w:rsidRDefault="1A29C7B4" w:rsidP="00B62954">
      <w:pPr>
        <w:keepNext/>
        <w:jc w:val="center"/>
      </w:pPr>
      <w:ins w:id="157" w:author="Steilman, Nicholas" w:date="2025-12-01T21:25:00Z">
        <w:r>
          <w:rPr>
            <w:noProof/>
          </w:rPr>
          <w:drawing>
            <wp:inline distT="0" distB="0" distL="0" distR="0" wp14:anchorId="6482752B" wp14:editId="176C5894">
              <wp:extent cx="5943600" cy="2476500"/>
              <wp:effectExtent l="0" t="0" r="0" b="0"/>
              <wp:docPr id="2067568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8117" name="Picture 2067568117"/>
                      <pic:cNvPicPr/>
                    </pic:nvPicPr>
                    <pic:blipFill>
                      <a:blip r:embed="rId23">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ins>
    </w:p>
    <w:p w14:paraId="37C141FD" w14:textId="3B79ABCF" w:rsidR="1A29C7B4" w:rsidRPr="00B62954" w:rsidRDefault="00B62954">
      <w:pPr>
        <w:pStyle w:val="Caption"/>
        <w:jc w:val="center"/>
        <w:rPr>
          <w:ins w:id="158" w:author="Steilman, Nicholas" w:date="2025-12-01T21:25:00Z" w16du:dateUtc="2025-12-01T21:25:45Z"/>
        </w:rPr>
        <w:pPrChange w:id="159" w:author="Steilman, Nicholas" w:date="2025-12-01T21:25:00Z">
          <w:pPr/>
        </w:pPrChange>
      </w:pPr>
      <w:bookmarkStart w:id="160" w:name="_Toc215562913"/>
      <w:r w:rsidRPr="00B62954">
        <w:rPr>
          <w:color w:val="auto"/>
        </w:rPr>
        <w:t xml:space="preserve">Figure </w:t>
      </w:r>
      <w:r w:rsidRPr="00B62954">
        <w:rPr>
          <w:color w:val="auto"/>
        </w:rPr>
        <w:fldChar w:fldCharType="begin"/>
      </w:r>
      <w:r w:rsidRPr="00B62954">
        <w:rPr>
          <w:color w:val="auto"/>
        </w:rPr>
        <w:instrText xml:space="preserve"> SEQ Figure \* ARABIC </w:instrText>
      </w:r>
      <w:r w:rsidRPr="00B62954">
        <w:rPr>
          <w:color w:val="auto"/>
        </w:rPr>
        <w:fldChar w:fldCharType="separate"/>
      </w:r>
      <w:r w:rsidR="00922402">
        <w:rPr>
          <w:noProof/>
          <w:color w:val="auto"/>
        </w:rPr>
        <w:t>10</w:t>
      </w:r>
      <w:r w:rsidRPr="00B62954">
        <w:rPr>
          <w:color w:val="auto"/>
        </w:rPr>
        <w:fldChar w:fldCharType="end"/>
      </w:r>
      <w:r w:rsidRPr="00B62954">
        <w:rPr>
          <w:color w:val="auto"/>
        </w:rPr>
        <w:t>: Example data conversion using Python functions.</w:t>
      </w:r>
      <w:bookmarkEnd w:id="160"/>
    </w:p>
    <w:p w14:paraId="2ABA6A37" w14:textId="76482908" w:rsidR="2BC9B623" w:rsidRDefault="2BC9B623" w:rsidP="2BC9B623">
      <w:pPr>
        <w:jc w:val="center"/>
      </w:pPr>
    </w:p>
    <w:p w14:paraId="02C90000" w14:textId="77777777" w:rsidR="00BF56F6" w:rsidRDefault="00BF56F6" w:rsidP="2BC9B623">
      <w:pPr>
        <w:jc w:val="center"/>
      </w:pPr>
    </w:p>
    <w:p w14:paraId="512E27B2" w14:textId="77777777" w:rsidR="00BF56F6" w:rsidRDefault="00BF56F6" w:rsidP="2BC9B623">
      <w:pPr>
        <w:jc w:val="center"/>
      </w:pPr>
    </w:p>
    <w:p w14:paraId="7237153E" w14:textId="77777777" w:rsidR="00BF56F6" w:rsidRDefault="00BF56F6" w:rsidP="2BC9B623">
      <w:pPr>
        <w:jc w:val="center"/>
      </w:pPr>
    </w:p>
    <w:p w14:paraId="3A63646F" w14:textId="77777777" w:rsidR="00BF56F6" w:rsidRDefault="00BF56F6" w:rsidP="2BC9B623">
      <w:pPr>
        <w:jc w:val="center"/>
      </w:pPr>
    </w:p>
    <w:p w14:paraId="2327BE60" w14:textId="77777777" w:rsidR="00BF56F6" w:rsidRDefault="00BF56F6" w:rsidP="2BC9B623">
      <w:pPr>
        <w:jc w:val="center"/>
      </w:pPr>
    </w:p>
    <w:p w14:paraId="4206EBF2" w14:textId="77777777" w:rsidR="00BF56F6" w:rsidRDefault="00BF56F6" w:rsidP="2BC9B623">
      <w:pPr>
        <w:jc w:val="center"/>
      </w:pPr>
    </w:p>
    <w:p w14:paraId="7DE96C8A" w14:textId="77777777" w:rsidR="00BF56F6" w:rsidRDefault="00BF56F6" w:rsidP="2BC9B623">
      <w:pPr>
        <w:jc w:val="center"/>
      </w:pPr>
    </w:p>
    <w:p w14:paraId="2E30A4BF" w14:textId="77777777" w:rsidR="00BF56F6" w:rsidRDefault="00BF56F6" w:rsidP="2BC9B623">
      <w:pPr>
        <w:jc w:val="center"/>
      </w:pPr>
    </w:p>
    <w:p w14:paraId="44566F5D" w14:textId="77777777" w:rsidR="00BF56F6" w:rsidRDefault="00BF56F6" w:rsidP="2BC9B623">
      <w:pPr>
        <w:jc w:val="center"/>
      </w:pPr>
    </w:p>
    <w:p w14:paraId="01AD14B0" w14:textId="77777777" w:rsidR="00BF56F6" w:rsidRDefault="00BF56F6" w:rsidP="2BC9B623">
      <w:pPr>
        <w:jc w:val="center"/>
      </w:pPr>
    </w:p>
    <w:p w14:paraId="1D69084D" w14:textId="77777777" w:rsidR="00BF56F6" w:rsidRDefault="00BF56F6" w:rsidP="2BC9B623">
      <w:pPr>
        <w:jc w:val="center"/>
      </w:pPr>
    </w:p>
    <w:p w14:paraId="5117944C" w14:textId="77777777" w:rsidR="00BF56F6" w:rsidRDefault="00BF56F6" w:rsidP="2BC9B623">
      <w:pPr>
        <w:jc w:val="center"/>
      </w:pPr>
    </w:p>
    <w:p w14:paraId="6C4F9FD1" w14:textId="77777777" w:rsidR="00BF56F6" w:rsidRDefault="00BF56F6" w:rsidP="2BC9B623">
      <w:pPr>
        <w:jc w:val="center"/>
      </w:pPr>
    </w:p>
    <w:p w14:paraId="604A0488" w14:textId="77777777" w:rsidR="00BF56F6" w:rsidRDefault="00BF56F6" w:rsidP="2BC9B623">
      <w:pPr>
        <w:jc w:val="center"/>
      </w:pPr>
    </w:p>
    <w:p w14:paraId="522FD772" w14:textId="77777777" w:rsidR="00BF56F6" w:rsidRDefault="00BF56F6" w:rsidP="2BC9B623">
      <w:pPr>
        <w:jc w:val="center"/>
      </w:pPr>
    </w:p>
    <w:p w14:paraId="6153AC45" w14:textId="77777777" w:rsidR="00940BB9" w:rsidRDefault="00940BB9" w:rsidP="2BC9B623">
      <w:pPr>
        <w:jc w:val="center"/>
      </w:pPr>
    </w:p>
    <w:p w14:paraId="785B9F7E" w14:textId="2FB69209" w:rsidR="60EF6565" w:rsidRPr="005978CF" w:rsidRDefault="0F13E479" w:rsidP="005978CF">
      <w:pPr>
        <w:pStyle w:val="Heading3"/>
      </w:pPr>
      <w:bookmarkStart w:id="161" w:name="_Toc214006655"/>
      <w:r w:rsidRPr="19F291F9">
        <w:t>Presentation</w:t>
      </w:r>
      <w:bookmarkEnd w:id="161"/>
    </w:p>
    <w:p w14:paraId="3D2C6B10" w14:textId="262ECDB2" w:rsidR="44C3EDBE" w:rsidRPr="0028480C" w:rsidRDefault="167AD13E" w:rsidP="19F291F9">
      <w:pPr>
        <w:pStyle w:val="ListParagraph"/>
        <w:ind w:left="1080"/>
        <w:rPr>
          <w:rFonts w:ascii="Times New Roman" w:hAnsi="Times New Roman" w:cs="Times New Roman"/>
        </w:rPr>
      </w:pPr>
      <w:r w:rsidRPr="36E22B8D">
        <w:rPr>
          <w:rFonts w:ascii="Times New Roman" w:hAnsi="Times New Roman" w:cs="Times New Roman"/>
        </w:rPr>
        <w:t>3.2.4.</w:t>
      </w:r>
      <w:r w:rsidRPr="000646CA">
        <w:rPr>
          <w:rFonts w:ascii="Times New Roman" w:hAnsi="Times New Roman" w:cs="Times New Roman"/>
        </w:rPr>
        <w:t xml:space="preserve">1 </w:t>
      </w:r>
      <w:r w:rsidR="44C3EDBE" w:rsidRPr="000646CA">
        <w:rPr>
          <w:rFonts w:ascii="Times New Roman" w:hAnsi="Times New Roman" w:cs="Times New Roman"/>
        </w:rPr>
        <w:t>Users shall be able to view current conditions as reported by RWIS via a tabular interface.</w:t>
      </w:r>
    </w:p>
    <w:p w14:paraId="5FA0FAA4" w14:textId="4D3E7E6A" w:rsidR="6A8F5337" w:rsidRDefault="6A8F5337" w:rsidP="6A8F5337">
      <w:pPr>
        <w:pStyle w:val="ListParagraph"/>
        <w:ind w:left="1080"/>
        <w:rPr>
          <w:rFonts w:ascii="Times New Roman" w:hAnsi="Times New Roman" w:cs="Times New Roman"/>
          <w:sz w:val="32"/>
          <w:szCs w:val="32"/>
        </w:rPr>
      </w:pPr>
    </w:p>
    <w:p w14:paraId="5E47EA58" w14:textId="68472047" w:rsidR="00A74C9F" w:rsidRDefault="00776E97" w:rsidP="005978CF">
      <w:pPr>
        <w:pStyle w:val="Heading2"/>
      </w:pPr>
      <w:bookmarkStart w:id="162" w:name="_Toc214006656"/>
      <w:r w:rsidRPr="47E96259">
        <w:t>Alerts</w:t>
      </w:r>
      <w:bookmarkEnd w:id="162"/>
    </w:p>
    <w:p w14:paraId="070C3C3B" w14:textId="631D7ECF" w:rsidR="72648B57" w:rsidRPr="005978CF" w:rsidRDefault="0F13E479" w:rsidP="005978CF">
      <w:pPr>
        <w:pStyle w:val="Heading3"/>
      </w:pPr>
      <w:bookmarkStart w:id="163" w:name="_Toc214006657"/>
      <w:r w:rsidRPr="19F291F9">
        <w:t>Alert Def</w:t>
      </w:r>
      <w:r w:rsidR="41EDBE32" w:rsidRPr="19F291F9">
        <w:t>inition</w:t>
      </w:r>
      <w:bookmarkEnd w:id="163"/>
    </w:p>
    <w:p w14:paraId="5973BBC2" w14:textId="6B948AAE" w:rsidR="1BB888F1" w:rsidRPr="00DF0013" w:rsidRDefault="71B00929" w:rsidP="422AF80C">
      <w:pPr>
        <w:pStyle w:val="ListParagraph"/>
        <w:ind w:left="1080"/>
        <w:rPr>
          <w:rFonts w:ascii="Times New Roman" w:hAnsi="Times New Roman" w:cs="Times New Roman"/>
        </w:rPr>
      </w:pPr>
      <w:r w:rsidRPr="3D77CCB2">
        <w:rPr>
          <w:rFonts w:ascii="Times New Roman" w:hAnsi="Times New Roman" w:cs="Times New Roman"/>
        </w:rPr>
        <w:t>3.3.1.1</w:t>
      </w:r>
      <w:r w:rsidRPr="2E8FD833">
        <w:rPr>
          <w:rFonts w:ascii="Times New Roman" w:hAnsi="Times New Roman" w:cs="Times New Roman"/>
        </w:rPr>
        <w:t xml:space="preserve"> </w:t>
      </w:r>
      <w:r w:rsidR="06C70090" w:rsidRPr="00DF0013">
        <w:rPr>
          <w:rFonts w:ascii="Times New Roman" w:hAnsi="Times New Roman" w:cs="Times New Roman"/>
        </w:rPr>
        <w:t xml:space="preserve">Alerts shall be </w:t>
      </w:r>
      <w:r w:rsidR="00F54013" w:rsidRPr="00DF0013">
        <w:rPr>
          <w:rFonts w:ascii="Times New Roman" w:hAnsi="Times New Roman" w:cs="Times New Roman"/>
        </w:rPr>
        <w:t>exclusively</w:t>
      </w:r>
      <w:r w:rsidR="06C70090" w:rsidRPr="00DF0013">
        <w:rPr>
          <w:rFonts w:ascii="Times New Roman" w:hAnsi="Times New Roman" w:cs="Times New Roman"/>
        </w:rPr>
        <w:t xml:space="preserve"> defined based on RWIS data. </w:t>
      </w:r>
    </w:p>
    <w:p w14:paraId="096BD38D" w14:textId="653CED71" w:rsidR="1BB888F1" w:rsidRPr="00DF0013" w:rsidRDefault="1BB888F1" w:rsidP="4B7C0021">
      <w:pPr>
        <w:pStyle w:val="ListParagraph"/>
        <w:ind w:left="1080"/>
        <w:rPr>
          <w:rFonts w:ascii="Times New Roman" w:hAnsi="Times New Roman" w:cs="Times New Roman"/>
        </w:rPr>
      </w:pPr>
    </w:p>
    <w:p w14:paraId="096C9D4B" w14:textId="6A724545" w:rsidR="1BB888F1" w:rsidRPr="00DF0013" w:rsidRDefault="07EEB2FB" w:rsidP="4B7C0021">
      <w:pPr>
        <w:pStyle w:val="ListParagraph"/>
        <w:ind w:left="1080"/>
        <w:rPr>
          <w:rFonts w:ascii="Times New Roman" w:hAnsi="Times New Roman" w:cs="Times New Roman"/>
        </w:rPr>
      </w:pPr>
      <w:r w:rsidRPr="00DF0013">
        <w:rPr>
          <w:rFonts w:ascii="Times New Roman" w:hAnsi="Times New Roman" w:cs="Times New Roman"/>
        </w:rPr>
        <w:t xml:space="preserve">3.3.1.2 </w:t>
      </w:r>
      <w:r w:rsidR="06C70090" w:rsidRPr="00DF0013">
        <w:rPr>
          <w:rFonts w:ascii="Times New Roman" w:hAnsi="Times New Roman" w:cs="Times New Roman"/>
        </w:rPr>
        <w:t>Alerts shall be defined based on single or multiple conditions.</w:t>
      </w:r>
      <w:r w:rsidR="00094FDB" w:rsidRPr="00DF0013">
        <w:rPr>
          <w:rFonts w:ascii="Times New Roman" w:hAnsi="Times New Roman" w:cs="Times New Roman"/>
        </w:rPr>
        <w:t xml:space="preserve"> </w:t>
      </w:r>
    </w:p>
    <w:p w14:paraId="08C3F9C7" w14:textId="197836E5" w:rsidR="1BB888F1" w:rsidRPr="00DF0013" w:rsidRDefault="1BB888F1" w:rsidP="795B6B95">
      <w:pPr>
        <w:pStyle w:val="ListParagraph"/>
        <w:ind w:left="1080"/>
        <w:rPr>
          <w:rFonts w:ascii="Times New Roman" w:hAnsi="Times New Roman" w:cs="Times New Roman"/>
        </w:rPr>
      </w:pPr>
    </w:p>
    <w:p w14:paraId="280F06A6" w14:textId="640FEF65" w:rsidR="1BB888F1" w:rsidRPr="00DF0013" w:rsidRDefault="6193B365" w:rsidP="795B6B95">
      <w:pPr>
        <w:pStyle w:val="ListParagraph"/>
        <w:ind w:left="1080"/>
        <w:rPr>
          <w:rFonts w:ascii="Times New Roman" w:hAnsi="Times New Roman" w:cs="Times New Roman"/>
        </w:rPr>
      </w:pPr>
      <w:r w:rsidRPr="00DF0013">
        <w:rPr>
          <w:rFonts w:ascii="Times New Roman" w:hAnsi="Times New Roman" w:cs="Times New Roman"/>
        </w:rPr>
        <w:t xml:space="preserve">3.3.1.3 </w:t>
      </w:r>
      <w:r w:rsidR="06C70090" w:rsidRPr="00DF0013">
        <w:rPr>
          <w:rFonts w:ascii="Times New Roman" w:hAnsi="Times New Roman" w:cs="Times New Roman"/>
        </w:rPr>
        <w:t>Conditions shall be defined based on individual RWIS sensor readings.</w:t>
      </w:r>
      <w:r w:rsidR="00A95851" w:rsidRPr="00DF0013">
        <w:rPr>
          <w:rFonts w:ascii="Times New Roman" w:hAnsi="Times New Roman" w:cs="Times New Roman"/>
        </w:rPr>
        <w:t xml:space="preserve"> </w:t>
      </w:r>
    </w:p>
    <w:p w14:paraId="2FDCBC70" w14:textId="0912A265" w:rsidR="1BB888F1" w:rsidRPr="00DF0013" w:rsidRDefault="1BB888F1" w:rsidP="62B682E6">
      <w:pPr>
        <w:pStyle w:val="ListParagraph"/>
        <w:ind w:left="1080"/>
        <w:rPr>
          <w:rFonts w:ascii="Times New Roman" w:hAnsi="Times New Roman" w:cs="Times New Roman"/>
        </w:rPr>
      </w:pPr>
    </w:p>
    <w:p w14:paraId="302730AA" w14:textId="078AB648" w:rsidR="1BB888F1" w:rsidRPr="00DF0013" w:rsidRDefault="19CF1526" w:rsidP="78EF4369">
      <w:pPr>
        <w:pStyle w:val="ListParagraph"/>
        <w:ind w:left="1080"/>
        <w:rPr>
          <w:rFonts w:ascii="Times New Roman" w:hAnsi="Times New Roman" w:cs="Times New Roman"/>
        </w:rPr>
      </w:pPr>
      <w:r w:rsidRPr="00DF0013">
        <w:rPr>
          <w:rFonts w:ascii="Times New Roman" w:hAnsi="Times New Roman" w:cs="Times New Roman"/>
        </w:rPr>
        <w:t xml:space="preserve">3.3.1.4 </w:t>
      </w:r>
      <w:r w:rsidR="06C70090" w:rsidRPr="00DF0013">
        <w:rPr>
          <w:rFonts w:ascii="Times New Roman" w:hAnsi="Times New Roman" w:cs="Times New Roman"/>
        </w:rPr>
        <w:t xml:space="preserve">Conditions shall be defined using comparison operators: less then, </w:t>
      </w:r>
      <w:r w:rsidR="740A00CF" w:rsidRPr="00DF0013">
        <w:rPr>
          <w:rFonts w:ascii="Times New Roman" w:hAnsi="Times New Roman" w:cs="Times New Roman"/>
        </w:rPr>
        <w:t>less</w:t>
      </w:r>
      <w:r w:rsidR="06C70090" w:rsidRPr="00DF0013">
        <w:rPr>
          <w:rFonts w:ascii="Times New Roman" w:hAnsi="Times New Roman" w:cs="Times New Roman"/>
        </w:rPr>
        <w:t xml:space="preserve"> </w:t>
      </w:r>
      <w:r w:rsidR="626D499D" w:rsidRPr="00DF0013">
        <w:rPr>
          <w:rFonts w:ascii="Times New Roman" w:hAnsi="Times New Roman" w:cs="Times New Roman"/>
        </w:rPr>
        <w:t>than</w:t>
      </w:r>
      <w:r w:rsidR="06C70090" w:rsidRPr="00DF0013">
        <w:rPr>
          <w:rFonts w:ascii="Times New Roman" w:hAnsi="Times New Roman" w:cs="Times New Roman"/>
        </w:rPr>
        <w:t xml:space="preserve"> or </w:t>
      </w:r>
      <w:r w:rsidR="06C70090" w:rsidRPr="00DF0013">
        <w:tab/>
      </w:r>
      <w:r w:rsidR="3084354C" w:rsidRPr="00DF0013">
        <w:rPr>
          <w:rFonts w:ascii="Times New Roman" w:hAnsi="Times New Roman" w:cs="Times New Roman"/>
        </w:rPr>
        <w:t xml:space="preserve">        </w:t>
      </w:r>
      <w:r w:rsidR="06C70090" w:rsidRPr="00DF0013">
        <w:rPr>
          <w:rFonts w:ascii="Times New Roman" w:hAnsi="Times New Roman" w:cs="Times New Roman"/>
        </w:rPr>
        <w:t xml:space="preserve">equal to, equals, greater </w:t>
      </w:r>
      <w:r w:rsidR="79031C22" w:rsidRPr="00DF0013">
        <w:rPr>
          <w:rFonts w:ascii="Times New Roman" w:hAnsi="Times New Roman" w:cs="Times New Roman"/>
        </w:rPr>
        <w:t>than</w:t>
      </w:r>
      <w:r w:rsidR="06C70090" w:rsidRPr="00DF0013">
        <w:rPr>
          <w:rFonts w:ascii="Times New Roman" w:hAnsi="Times New Roman" w:cs="Times New Roman"/>
        </w:rPr>
        <w:t xml:space="preserve"> or equal to, an</w:t>
      </w:r>
      <w:r w:rsidR="05CEE390" w:rsidRPr="00DF0013">
        <w:rPr>
          <w:rFonts w:ascii="Times New Roman" w:hAnsi="Times New Roman" w:cs="Times New Roman"/>
        </w:rPr>
        <w:t>d greater than.</w:t>
      </w:r>
      <w:r w:rsidR="00FC1FE3" w:rsidRPr="00DF0013">
        <w:rPr>
          <w:rFonts w:ascii="Times New Roman" w:hAnsi="Times New Roman" w:cs="Times New Roman"/>
        </w:rPr>
        <w:t xml:space="preserve"> </w:t>
      </w:r>
    </w:p>
    <w:p w14:paraId="307838B8" w14:textId="62996E0D" w:rsidR="1BB888F1" w:rsidRPr="00DF0013" w:rsidRDefault="3084354C" w:rsidP="2B10261E">
      <w:pPr>
        <w:pStyle w:val="ListParagraph"/>
        <w:ind w:left="1080"/>
        <w:rPr>
          <w:rFonts w:ascii="Times New Roman" w:hAnsi="Times New Roman" w:cs="Times New Roman"/>
        </w:rPr>
      </w:pPr>
      <w:r w:rsidRPr="00DF0013">
        <w:rPr>
          <w:rFonts w:ascii="Times New Roman" w:hAnsi="Times New Roman" w:cs="Times New Roman"/>
        </w:rPr>
        <w:t xml:space="preserve"> </w:t>
      </w:r>
    </w:p>
    <w:p w14:paraId="25366514" w14:textId="51B90F64" w:rsidR="1BB888F1" w:rsidRPr="00DF0013" w:rsidRDefault="16AEB809" w:rsidP="2B10261E">
      <w:pPr>
        <w:pStyle w:val="ListParagraph"/>
        <w:ind w:left="1080"/>
        <w:rPr>
          <w:rFonts w:ascii="Times New Roman" w:hAnsi="Times New Roman" w:cs="Times New Roman"/>
        </w:rPr>
      </w:pPr>
      <w:r w:rsidRPr="00DF0013">
        <w:rPr>
          <w:rFonts w:ascii="Times New Roman" w:hAnsi="Times New Roman" w:cs="Times New Roman"/>
        </w:rPr>
        <w:t xml:space="preserve">3.3.1.5 </w:t>
      </w:r>
      <w:r w:rsidR="2C5FA192" w:rsidRPr="00DF0013">
        <w:rPr>
          <w:rFonts w:ascii="Times New Roman" w:hAnsi="Times New Roman" w:cs="Times New Roman"/>
        </w:rPr>
        <w:t>Alerts shall be defined to include a short (20 characters or less) name.</w:t>
      </w:r>
      <w:r w:rsidR="00B37E56" w:rsidRPr="00DF0013">
        <w:rPr>
          <w:rFonts w:ascii="Times New Roman" w:hAnsi="Times New Roman" w:cs="Times New Roman"/>
        </w:rPr>
        <w:t xml:space="preserve"> </w:t>
      </w:r>
    </w:p>
    <w:p w14:paraId="2D213043" w14:textId="1BE0BEAA" w:rsidR="1BB888F1" w:rsidRPr="00DF0013" w:rsidRDefault="1BB888F1" w:rsidP="019089B3">
      <w:pPr>
        <w:pStyle w:val="ListParagraph"/>
        <w:ind w:left="1080"/>
        <w:rPr>
          <w:rFonts w:ascii="Times New Roman" w:hAnsi="Times New Roman" w:cs="Times New Roman"/>
        </w:rPr>
      </w:pPr>
    </w:p>
    <w:p w14:paraId="20D1B27B" w14:textId="1C4105A3" w:rsidR="1BB888F1" w:rsidRPr="00DF0013" w:rsidRDefault="40753FCE" w:rsidP="00AA3E63">
      <w:pPr>
        <w:pStyle w:val="ListParagraph"/>
        <w:ind w:left="1080"/>
        <w:rPr>
          <w:rFonts w:ascii="Times New Roman" w:hAnsi="Times New Roman" w:cs="Times New Roman"/>
        </w:rPr>
      </w:pPr>
      <w:r w:rsidRPr="00DF0013">
        <w:rPr>
          <w:rFonts w:ascii="Times New Roman" w:hAnsi="Times New Roman" w:cs="Times New Roman"/>
        </w:rPr>
        <w:t xml:space="preserve">3.3.1.6 </w:t>
      </w:r>
      <w:r w:rsidR="2C5FA192" w:rsidRPr="00DF0013">
        <w:rPr>
          <w:rFonts w:ascii="Times New Roman" w:hAnsi="Times New Roman" w:cs="Times New Roman"/>
        </w:rPr>
        <w:t xml:space="preserve">Alerts shall be defined </w:t>
      </w:r>
      <w:r w:rsidR="00F13E53" w:rsidRPr="00DF0013">
        <w:rPr>
          <w:rFonts w:ascii="Times New Roman" w:hAnsi="Times New Roman" w:cs="Times New Roman"/>
        </w:rPr>
        <w:t>as including</w:t>
      </w:r>
      <w:r w:rsidR="2C5FA192" w:rsidRPr="00DF0013">
        <w:rPr>
          <w:rFonts w:ascii="Times New Roman" w:hAnsi="Times New Roman" w:cs="Times New Roman"/>
        </w:rPr>
        <w:t xml:space="preserve"> a short (100 characters or less) description.</w:t>
      </w:r>
    </w:p>
    <w:p w14:paraId="7DFE8D7B" w14:textId="56CEEED1" w:rsidR="1BB888F1" w:rsidRPr="00DF0013" w:rsidRDefault="1BB888F1" w:rsidP="31E5F312">
      <w:pPr>
        <w:pStyle w:val="ListParagraph"/>
        <w:ind w:left="1080"/>
        <w:rPr>
          <w:rFonts w:ascii="Times New Roman" w:hAnsi="Times New Roman" w:cs="Times New Roman"/>
        </w:rPr>
      </w:pPr>
    </w:p>
    <w:p w14:paraId="6FE609E7" w14:textId="5FC0699A" w:rsidR="1BB888F1" w:rsidRPr="00DF0013" w:rsidRDefault="41989C7D" w:rsidP="31E5F312">
      <w:pPr>
        <w:pStyle w:val="ListParagraph"/>
        <w:ind w:left="1080"/>
        <w:rPr>
          <w:rFonts w:ascii="Times New Roman" w:hAnsi="Times New Roman" w:cs="Times New Roman"/>
        </w:rPr>
      </w:pPr>
      <w:r w:rsidRPr="00DF0013">
        <w:rPr>
          <w:rFonts w:ascii="Times New Roman" w:hAnsi="Times New Roman" w:cs="Times New Roman"/>
        </w:rPr>
        <w:t xml:space="preserve">3.3.1.7 </w:t>
      </w:r>
      <w:r w:rsidR="007765BA" w:rsidRPr="00DF0013">
        <w:rPr>
          <w:rFonts w:ascii="Times New Roman" w:hAnsi="Times New Roman" w:cs="Times New Roman"/>
        </w:rPr>
        <w:t xml:space="preserve">Authenticated users </w:t>
      </w:r>
      <w:r w:rsidR="2FC742EA" w:rsidRPr="00DF0013">
        <w:rPr>
          <w:rFonts w:ascii="Times New Roman" w:hAnsi="Times New Roman" w:cs="Times New Roman"/>
        </w:rPr>
        <w:t>shall be able to define alerts for their individual use.</w:t>
      </w:r>
      <w:r w:rsidR="007E40DF" w:rsidRPr="00DF0013">
        <w:rPr>
          <w:rFonts w:ascii="Times New Roman" w:hAnsi="Times New Roman" w:cs="Times New Roman"/>
        </w:rPr>
        <w:t xml:space="preserve"> </w:t>
      </w:r>
    </w:p>
    <w:p w14:paraId="4DC47495" w14:textId="1D7ADCCA" w:rsidR="1BB888F1" w:rsidRPr="00DF0013" w:rsidRDefault="1BB888F1" w:rsidP="31E5F312">
      <w:pPr>
        <w:pStyle w:val="ListParagraph"/>
        <w:ind w:left="1080"/>
        <w:rPr>
          <w:rFonts w:ascii="Times New Roman" w:hAnsi="Times New Roman" w:cs="Times New Roman"/>
        </w:rPr>
      </w:pPr>
    </w:p>
    <w:p w14:paraId="05C3DBE0" w14:textId="14AD41A4" w:rsidR="1BB888F1" w:rsidRPr="00DF0013" w:rsidRDefault="115CBC41" w:rsidP="00B868A8">
      <w:pPr>
        <w:pStyle w:val="ListParagraph"/>
        <w:ind w:left="1080"/>
        <w:rPr>
          <w:rFonts w:ascii="Times New Roman" w:hAnsi="Times New Roman" w:cs="Times New Roman"/>
        </w:rPr>
      </w:pPr>
      <w:r w:rsidRPr="00DF0013">
        <w:rPr>
          <w:rFonts w:ascii="Times New Roman" w:hAnsi="Times New Roman" w:cs="Times New Roman"/>
        </w:rPr>
        <w:t xml:space="preserve">3.3.1.8 </w:t>
      </w:r>
      <w:r w:rsidR="2FC742EA" w:rsidRPr="00DF0013">
        <w:rPr>
          <w:rFonts w:ascii="Times New Roman" w:hAnsi="Times New Roman" w:cs="Times New Roman"/>
        </w:rPr>
        <w:t>There shall be a mechanism for deleting alerts.</w:t>
      </w:r>
    </w:p>
    <w:p w14:paraId="13F837D9" w14:textId="497054D6" w:rsidR="73CB741D" w:rsidRDefault="73CB741D" w:rsidP="73CB741D">
      <w:pPr>
        <w:pStyle w:val="ListParagraph"/>
        <w:ind w:left="1080"/>
        <w:rPr>
          <w:rFonts w:ascii="Times New Roman" w:hAnsi="Times New Roman" w:cs="Times New Roman"/>
        </w:rPr>
      </w:pPr>
    </w:p>
    <w:p w14:paraId="20EBF1C1" w14:textId="2B15E898" w:rsidR="278A8ED4" w:rsidRDefault="2FC742EA" w:rsidP="007D6094">
      <w:pPr>
        <w:spacing w:before="120" w:after="120"/>
        <w:jc w:val="center"/>
        <w:rPr>
          <w:rFonts w:ascii="Times New Roman" w:eastAsia="Times New Roman" w:hAnsi="Times New Roman" w:cs="Times New Roman"/>
          <w:b/>
          <w:bCs/>
          <w:color w:val="000000" w:themeColor="text1"/>
          <w:u w:val="single"/>
        </w:rPr>
      </w:pPr>
      <w:r w:rsidRPr="08B479EE">
        <w:rPr>
          <w:rFonts w:ascii="Times New Roman" w:eastAsia="Times New Roman" w:hAnsi="Times New Roman" w:cs="Times New Roman"/>
          <w:b/>
          <w:bCs/>
          <w:color w:val="000000" w:themeColor="text1"/>
          <w:u w:val="single"/>
        </w:rPr>
        <w:t>Design</w:t>
      </w:r>
    </w:p>
    <w:p w14:paraId="7F78FF47" w14:textId="741CF81E" w:rsidR="00BC0189" w:rsidRPr="00BC0189" w:rsidRDefault="00BC0189" w:rsidP="00BC0189">
      <w:pPr>
        <w:spacing w:before="120" w:after="120"/>
        <w:rPr>
          <w:rFonts w:ascii="Times New Roman" w:eastAsia="Times New Roman" w:hAnsi="Times New Roman" w:cs="Times New Roman"/>
          <w:color w:val="000000" w:themeColor="text1"/>
        </w:rPr>
      </w:pPr>
      <w:commentRangeStart w:id="164"/>
      <w:r w:rsidRPr="5A147525">
        <w:rPr>
          <w:rFonts w:ascii="Times New Roman" w:eastAsia="Times New Roman" w:hAnsi="Times New Roman" w:cs="Times New Roman"/>
          <w:color w:val="000000" w:themeColor="text1"/>
        </w:rPr>
        <w:t>Alerts will be defined and stored within the System’s SQLite database</w:t>
      </w:r>
      <w:commentRangeEnd w:id="164"/>
      <w:r w:rsidRPr="5A147525">
        <w:rPr>
          <w:rStyle w:val="CommentReference"/>
          <w:rFonts w:ascii="Times New Roman" w:eastAsia="Times New Roman" w:hAnsi="Times New Roman" w:cs="Times New Roman"/>
          <w:color w:val="000000" w:themeColor="text1"/>
          <w:sz w:val="24"/>
          <w:szCs w:val="24"/>
        </w:rPr>
        <w:commentReference w:id="164"/>
      </w:r>
      <w:r w:rsidRPr="5A147525">
        <w:rPr>
          <w:rFonts w:ascii="Times New Roman" w:eastAsia="Times New Roman" w:hAnsi="Times New Roman" w:cs="Times New Roman"/>
          <w:color w:val="000000" w:themeColor="text1"/>
        </w:rPr>
        <w:t xml:space="preserve">, with each alert containing user-provided metadata and a set of one or more logical conditions derived exclusively from RWIS sensor readings. Conditions will be presented internally as structured comparison expressions, each referencing a specific RWIS parameter and a comparison operator. The System will enforce length limits for alert names and descriptions during creation to ensure consistent formatting. Authenticated users may create alerts through the web interface by selecting one or more sensor conditions, providing name and description </w:t>
      </w:r>
      <w:r w:rsidR="008B18FC" w:rsidRPr="5A147525">
        <w:rPr>
          <w:rFonts w:ascii="Times New Roman" w:eastAsia="Times New Roman" w:hAnsi="Times New Roman" w:cs="Times New Roman"/>
          <w:color w:val="000000" w:themeColor="text1"/>
        </w:rPr>
        <w:t xml:space="preserve">fields, and saving the </w:t>
      </w:r>
      <w:r w:rsidR="008B18FC" w:rsidRPr="5A147525">
        <w:rPr>
          <w:rFonts w:ascii="Times New Roman" w:eastAsia="Times New Roman" w:hAnsi="Times New Roman" w:cs="Times New Roman"/>
          <w:color w:val="000000" w:themeColor="text1"/>
        </w:rPr>
        <w:lastRenderedPageBreak/>
        <w:t>alert to their personal collection. The System will provide an interface for users to view, modify, and delete their alerts, with deletions removing the associated alert record and its condition definitions from the database.</w:t>
      </w:r>
    </w:p>
    <w:p w14:paraId="312A43F6" w14:textId="4D2FF202" w:rsidR="278A8ED4" w:rsidRDefault="06CCE061" w:rsidP="411088F9">
      <w:pPr>
        <w:spacing w:before="120" w:after="120"/>
        <w:jc w:val="center"/>
        <w:rPr>
          <w:rFonts w:ascii="Times New Roman" w:eastAsia="Times New Roman" w:hAnsi="Times New Roman" w:cs="Times New Roman"/>
          <w:color w:val="000000" w:themeColor="text1"/>
        </w:rPr>
      </w:pPr>
      <w:r w:rsidRPr="6F89E15E">
        <w:rPr>
          <w:rFonts w:ascii="Times New Roman" w:eastAsia="Times New Roman" w:hAnsi="Times New Roman" w:cs="Times New Roman"/>
          <w:color w:val="000000" w:themeColor="text1"/>
        </w:rPr>
        <w:t>The following figure shows the data structures for alert definition, evaluation and the various interactions between these data structures. As shown, there are many components involved, and the overall process is complex compared to others in the</w:t>
      </w:r>
      <w:r w:rsidR="58B249E3" w:rsidRPr="6F89E15E">
        <w:rPr>
          <w:rFonts w:ascii="Times New Roman" w:eastAsia="Times New Roman" w:hAnsi="Times New Roman" w:cs="Times New Roman"/>
          <w:color w:val="000000" w:themeColor="text1"/>
        </w:rPr>
        <w:t xml:space="preserve"> </w:t>
      </w:r>
      <w:r w:rsidRPr="6F89E15E">
        <w:rPr>
          <w:rFonts w:ascii="Times New Roman" w:eastAsia="Times New Roman" w:hAnsi="Times New Roman" w:cs="Times New Roman"/>
          <w:color w:val="000000" w:themeColor="text1"/>
        </w:rPr>
        <w:t>system.</w:t>
      </w:r>
    </w:p>
    <w:p w14:paraId="631740C6" w14:textId="77777777" w:rsidR="00940BB9" w:rsidRDefault="00940BB9" w:rsidP="411088F9">
      <w:pPr>
        <w:spacing w:before="120" w:after="120"/>
        <w:jc w:val="center"/>
        <w:rPr>
          <w:ins w:id="165" w:author="Steilman, Nicholas" w:date="2025-12-02T02:54:00Z" w16du:dateUtc="2025-12-02T02:54:43Z"/>
          <w:rFonts w:ascii="Times New Roman" w:eastAsia="Times New Roman" w:hAnsi="Times New Roman" w:cs="Times New Roman"/>
          <w:color w:val="000000" w:themeColor="text1"/>
        </w:rPr>
      </w:pPr>
    </w:p>
    <w:p w14:paraId="535DC91D" w14:textId="77777777" w:rsidR="00940BB9" w:rsidRDefault="50413A91" w:rsidP="00940BB9">
      <w:pPr>
        <w:keepNext/>
        <w:spacing w:after="0"/>
        <w:jc w:val="center"/>
      </w:pPr>
      <w:ins w:id="166" w:author="Steilman, Nicholas" w:date="2025-12-02T02:54:00Z">
        <w:r>
          <w:rPr>
            <w:noProof/>
          </w:rPr>
          <w:drawing>
            <wp:inline distT="0" distB="0" distL="0" distR="0" wp14:anchorId="301FB254" wp14:editId="5F24053F">
              <wp:extent cx="4305300" cy="4876800"/>
              <wp:effectExtent l="0" t="0" r="0" b="0"/>
              <wp:docPr id="67215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270" name="Picture 67215270"/>
                      <pic:cNvPicPr/>
                    </pic:nvPicPr>
                    <pic:blipFill>
                      <a:blip r:embed="rId24">
                        <a:extLst>
                          <a:ext uri="{28A0092B-C50C-407E-A947-70E740481C1C}">
                            <a14:useLocalDpi xmlns:a14="http://schemas.microsoft.com/office/drawing/2010/main"/>
                          </a:ext>
                        </a:extLst>
                      </a:blip>
                      <a:stretch>
                        <a:fillRect/>
                      </a:stretch>
                    </pic:blipFill>
                    <pic:spPr>
                      <a:xfrm>
                        <a:off x="0" y="0"/>
                        <a:ext cx="4305300" cy="4876800"/>
                      </a:xfrm>
                      <a:prstGeom prst="rect">
                        <a:avLst/>
                      </a:prstGeom>
                    </pic:spPr>
                  </pic:pic>
                </a:graphicData>
              </a:graphic>
            </wp:inline>
          </w:drawing>
        </w:r>
      </w:ins>
    </w:p>
    <w:p w14:paraId="5D1F53CB" w14:textId="20236E5F" w:rsidR="50413A91" w:rsidRPr="00940BB9" w:rsidRDefault="00940BB9">
      <w:pPr>
        <w:pStyle w:val="Caption"/>
        <w:jc w:val="center"/>
        <w:rPr>
          <w:ins w:id="167" w:author="Steilman, Nicholas" w:date="2025-12-02T02:54:00Z" w16du:dateUtc="2025-12-02T02:54:45Z"/>
        </w:rPr>
        <w:pPrChange w:id="168" w:author="Steilman, Nicholas" w:date="2025-12-02T02:54:00Z">
          <w:pPr/>
        </w:pPrChange>
      </w:pPr>
      <w:bookmarkStart w:id="169" w:name="_Toc215562914"/>
      <w:r w:rsidRPr="00940BB9">
        <w:rPr>
          <w:color w:val="auto"/>
        </w:rPr>
        <w:t xml:space="preserve">Figure </w:t>
      </w:r>
      <w:r w:rsidRPr="00940BB9">
        <w:rPr>
          <w:color w:val="auto"/>
        </w:rPr>
        <w:fldChar w:fldCharType="begin"/>
      </w:r>
      <w:r w:rsidRPr="00940BB9">
        <w:rPr>
          <w:color w:val="auto"/>
        </w:rPr>
        <w:instrText xml:space="preserve"> SEQ Figure \* ARABIC </w:instrText>
      </w:r>
      <w:r w:rsidRPr="00940BB9">
        <w:rPr>
          <w:color w:val="auto"/>
        </w:rPr>
        <w:fldChar w:fldCharType="separate"/>
      </w:r>
      <w:r w:rsidR="00922402">
        <w:rPr>
          <w:noProof/>
          <w:color w:val="auto"/>
        </w:rPr>
        <w:t>11</w:t>
      </w:r>
      <w:r w:rsidRPr="00940BB9">
        <w:rPr>
          <w:color w:val="auto"/>
        </w:rPr>
        <w:fldChar w:fldCharType="end"/>
      </w:r>
      <w:r w:rsidRPr="00940BB9">
        <w:rPr>
          <w:color w:val="auto"/>
        </w:rPr>
        <w:t>: Example wireframe displaying the alert definition flow.</w:t>
      </w:r>
      <w:bookmarkEnd w:id="169"/>
    </w:p>
    <w:p w14:paraId="5A587090" w14:textId="385474B8" w:rsidR="6F89E15E" w:rsidRDefault="6F89E15E" w:rsidP="6F89E15E">
      <w:pPr>
        <w:spacing w:before="120" w:after="120"/>
        <w:jc w:val="center"/>
        <w:rPr>
          <w:rFonts w:ascii="Times New Roman" w:eastAsia="Times New Roman" w:hAnsi="Times New Roman" w:cs="Times New Roman"/>
          <w:color w:val="000000" w:themeColor="text1"/>
          <w:sz w:val="28"/>
          <w:szCs w:val="28"/>
        </w:rPr>
      </w:pPr>
    </w:p>
    <w:p w14:paraId="1C415D18" w14:textId="77777777" w:rsidR="000D4791" w:rsidRPr="000D4791" w:rsidRDefault="21BC9769" w:rsidP="000D4791">
      <w:pPr>
        <w:keepNext/>
        <w:spacing w:before="120" w:after="120"/>
        <w:jc w:val="center"/>
      </w:pPr>
      <w:r w:rsidRPr="000D4791">
        <w:rPr>
          <w:noProof/>
        </w:rPr>
        <w:lastRenderedPageBreak/>
        <w:drawing>
          <wp:inline distT="0" distB="0" distL="0" distR="0" wp14:anchorId="27585F40" wp14:editId="75BC0721">
            <wp:extent cx="5943600" cy="3257550"/>
            <wp:effectExtent l="0" t="0" r="0" b="0"/>
            <wp:docPr id="58810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0103" name="Picture 58810103"/>
                    <pic:cNvPicPr/>
                  </pic:nvPicPr>
                  <pic:blipFill>
                    <a:blip r:embed="rId25">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p w14:paraId="35FD0E43" w14:textId="6DF5FB75" w:rsidR="6D7877B8" w:rsidRPr="000D4791" w:rsidRDefault="000D4791" w:rsidP="000D4791">
      <w:pPr>
        <w:pStyle w:val="Caption"/>
        <w:jc w:val="center"/>
        <w:rPr>
          <w:color w:val="auto"/>
        </w:rPr>
      </w:pPr>
      <w:bookmarkStart w:id="170" w:name="_Toc215562915"/>
      <w:r w:rsidRPr="000D4791">
        <w:rPr>
          <w:color w:val="auto"/>
        </w:rPr>
        <w:t xml:space="preserve">Figure </w:t>
      </w:r>
      <w:r w:rsidRPr="000D4791">
        <w:rPr>
          <w:color w:val="auto"/>
        </w:rPr>
        <w:fldChar w:fldCharType="begin"/>
      </w:r>
      <w:r w:rsidRPr="000D4791">
        <w:rPr>
          <w:color w:val="auto"/>
        </w:rPr>
        <w:instrText xml:space="preserve"> SEQ Figure \* ARABIC </w:instrText>
      </w:r>
      <w:r w:rsidRPr="000D4791">
        <w:rPr>
          <w:color w:val="auto"/>
        </w:rPr>
        <w:fldChar w:fldCharType="separate"/>
      </w:r>
      <w:r w:rsidR="00922402">
        <w:rPr>
          <w:noProof/>
          <w:color w:val="auto"/>
        </w:rPr>
        <w:t>12</w:t>
      </w:r>
      <w:r w:rsidRPr="000D4791">
        <w:rPr>
          <w:color w:val="auto"/>
        </w:rPr>
        <w:fldChar w:fldCharType="end"/>
      </w:r>
      <w:r w:rsidRPr="000D4791">
        <w:rPr>
          <w:color w:val="auto"/>
        </w:rPr>
        <w:t xml:space="preserve">: Example wireframe showing an </w:t>
      </w:r>
      <w:r>
        <w:rPr>
          <w:color w:val="auto"/>
        </w:rPr>
        <w:t>administrative alert management</w:t>
      </w:r>
      <w:r w:rsidRPr="000D4791">
        <w:rPr>
          <w:color w:val="auto"/>
        </w:rPr>
        <w:t xml:space="preserve"> webpage.</w:t>
      </w:r>
      <w:bookmarkEnd w:id="170"/>
    </w:p>
    <w:p w14:paraId="03FF878F" w14:textId="7EBF24F7" w:rsidR="6D7877B8" w:rsidRDefault="6D7877B8" w:rsidP="6D7877B8">
      <w:pPr>
        <w:spacing w:before="120" w:after="120"/>
        <w:jc w:val="both"/>
        <w:rPr>
          <w:rFonts w:ascii="Times New Roman" w:eastAsia="Times New Roman" w:hAnsi="Times New Roman" w:cs="Times New Roman"/>
          <w:color w:val="000000" w:themeColor="text1"/>
        </w:rPr>
      </w:pPr>
    </w:p>
    <w:p w14:paraId="1CD4CB7D" w14:textId="77777777" w:rsidR="003D0FDD" w:rsidRDefault="3E8ED303" w:rsidP="003D0FDD">
      <w:pPr>
        <w:keepNext/>
        <w:spacing w:before="120" w:after="120"/>
        <w:jc w:val="center"/>
      </w:pPr>
      <w:r>
        <w:rPr>
          <w:noProof/>
        </w:rPr>
        <w:drawing>
          <wp:inline distT="0" distB="0" distL="0" distR="0" wp14:anchorId="4231479F" wp14:editId="3EF93833">
            <wp:extent cx="6076950" cy="1209676"/>
            <wp:effectExtent l="0" t="0" r="0" b="0"/>
            <wp:docPr id="1396743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283" name="Picture 120151283"/>
                    <pic:cNvPicPr/>
                  </pic:nvPicPr>
                  <pic:blipFill>
                    <a:blip r:embed="rId26">
                      <a:extLst>
                        <a:ext uri="{28A0092B-C50C-407E-A947-70E740481C1C}">
                          <a14:useLocalDpi xmlns:a14="http://schemas.microsoft.com/office/drawing/2010/main"/>
                        </a:ext>
                      </a:extLst>
                    </a:blip>
                    <a:stretch>
                      <a:fillRect/>
                    </a:stretch>
                  </pic:blipFill>
                  <pic:spPr>
                    <a:xfrm>
                      <a:off x="0" y="0"/>
                      <a:ext cx="6076950" cy="1209676"/>
                    </a:xfrm>
                    <a:prstGeom prst="rect">
                      <a:avLst/>
                    </a:prstGeom>
                  </pic:spPr>
                </pic:pic>
              </a:graphicData>
            </a:graphic>
          </wp:inline>
        </w:drawing>
      </w:r>
    </w:p>
    <w:p w14:paraId="20DFBA99" w14:textId="623D445B" w:rsidR="6D7877B8" w:rsidRPr="003D0FDD" w:rsidRDefault="003D0FDD" w:rsidP="003D0FDD">
      <w:pPr>
        <w:pStyle w:val="Caption"/>
        <w:jc w:val="center"/>
        <w:rPr>
          <w:color w:val="auto"/>
        </w:rPr>
      </w:pPr>
      <w:bookmarkStart w:id="171" w:name="_Toc215562916"/>
      <w:r w:rsidRPr="003D0FDD">
        <w:rPr>
          <w:color w:val="auto"/>
        </w:rPr>
        <w:t xml:space="preserve">Figure </w:t>
      </w:r>
      <w:r w:rsidRPr="003D0FDD">
        <w:rPr>
          <w:color w:val="auto"/>
        </w:rPr>
        <w:fldChar w:fldCharType="begin"/>
      </w:r>
      <w:r w:rsidRPr="003D0FDD">
        <w:rPr>
          <w:color w:val="auto"/>
        </w:rPr>
        <w:instrText xml:space="preserve"> SEQ Figure \* ARABIC </w:instrText>
      </w:r>
      <w:r w:rsidRPr="003D0FDD">
        <w:rPr>
          <w:color w:val="auto"/>
        </w:rPr>
        <w:fldChar w:fldCharType="separate"/>
      </w:r>
      <w:r w:rsidR="00922402">
        <w:rPr>
          <w:noProof/>
          <w:color w:val="auto"/>
        </w:rPr>
        <w:t>13</w:t>
      </w:r>
      <w:r w:rsidRPr="003D0FDD">
        <w:rPr>
          <w:color w:val="auto"/>
        </w:rPr>
        <w:fldChar w:fldCharType="end"/>
      </w:r>
      <w:r w:rsidRPr="003D0FDD">
        <w:rPr>
          <w:color w:val="auto"/>
        </w:rPr>
        <w:t>: Example Table displaying alert definitions.</w:t>
      </w:r>
      <w:bookmarkEnd w:id="171"/>
    </w:p>
    <w:p w14:paraId="3A41DA48" w14:textId="538ACD39" w:rsidR="6D7877B8" w:rsidRDefault="6D7877B8" w:rsidP="6D7877B8">
      <w:pPr>
        <w:spacing w:before="120" w:after="120"/>
        <w:jc w:val="both"/>
        <w:rPr>
          <w:rFonts w:ascii="Times New Roman" w:eastAsia="Times New Roman" w:hAnsi="Times New Roman" w:cs="Times New Roman"/>
          <w:color w:val="000000" w:themeColor="text1"/>
        </w:rPr>
      </w:pPr>
    </w:p>
    <w:p w14:paraId="571B9AD3" w14:textId="51FE45B1" w:rsidR="278A8ED4" w:rsidRPr="0078031E" w:rsidRDefault="278A8ED4" w:rsidP="0078031E">
      <w:pPr>
        <w:jc w:val="center"/>
      </w:pPr>
    </w:p>
    <w:p w14:paraId="4BC6BF0D" w14:textId="70F1D2F2" w:rsidR="0D0AE4FF" w:rsidRDefault="0D0AE4FF" w:rsidP="0D0AE4FF">
      <w:pPr>
        <w:jc w:val="center"/>
      </w:pPr>
    </w:p>
    <w:p w14:paraId="076D4FC0" w14:textId="1217B6B4" w:rsidR="0D0AE4FF" w:rsidRDefault="0D0AE4FF" w:rsidP="0D0AE4FF">
      <w:pPr>
        <w:jc w:val="center"/>
      </w:pPr>
    </w:p>
    <w:p w14:paraId="35669005" w14:textId="6920E29E" w:rsidR="0D0AE4FF" w:rsidRDefault="0D0AE4FF" w:rsidP="0D0AE4FF">
      <w:pPr>
        <w:jc w:val="center"/>
      </w:pPr>
    </w:p>
    <w:p w14:paraId="1201F227" w14:textId="654DFEDB" w:rsidR="0D0AE4FF" w:rsidRDefault="0D0AE4FF" w:rsidP="0D0AE4FF">
      <w:pPr>
        <w:jc w:val="center"/>
      </w:pPr>
    </w:p>
    <w:p w14:paraId="7D1C2E92" w14:textId="47A66D8F" w:rsidR="0D0AE4FF" w:rsidRDefault="0D0AE4FF" w:rsidP="0D0AE4FF">
      <w:pPr>
        <w:jc w:val="center"/>
      </w:pPr>
    </w:p>
    <w:p w14:paraId="49151F93" w14:textId="51BBB4CB" w:rsidR="278A8ED4" w:rsidRDefault="278A8ED4" w:rsidP="278A8ED4">
      <w:pPr>
        <w:pStyle w:val="ListParagraph"/>
        <w:ind w:left="1080"/>
        <w:rPr>
          <w:rFonts w:ascii="Times New Roman" w:hAnsi="Times New Roman" w:cs="Times New Roman"/>
          <w:sz w:val="28"/>
          <w:szCs w:val="28"/>
        </w:rPr>
      </w:pPr>
    </w:p>
    <w:p w14:paraId="496838C1" w14:textId="77777777" w:rsidR="009219C1" w:rsidRDefault="009219C1">
      <w:pPr>
        <w:rPr>
          <w:ins w:id="172" w:author="Galarus, Douglas" w:date="2025-11-26T12:43:00Z" w16du:dateUtc="2025-11-26T19:43:00Z"/>
          <w:rFonts w:ascii="Times New Roman" w:hAnsi="Times New Roman" w:cs="Times New Roman"/>
          <w:sz w:val="28"/>
          <w:szCs w:val="28"/>
          <w:u w:val="single"/>
        </w:rPr>
      </w:pPr>
      <w:bookmarkStart w:id="173" w:name="_Toc214006658"/>
      <w:ins w:id="174" w:author="Galarus, Douglas" w:date="2025-11-26T12:43:00Z" w16du:dateUtc="2025-11-26T19:43:00Z">
        <w:r>
          <w:br w:type="page"/>
        </w:r>
      </w:ins>
    </w:p>
    <w:p w14:paraId="4C238424" w14:textId="300BA290" w:rsidR="15ADEE7E" w:rsidRPr="005978CF" w:rsidRDefault="00C40149" w:rsidP="005978CF">
      <w:pPr>
        <w:pStyle w:val="Heading3"/>
      </w:pPr>
      <w:r w:rsidRPr="00A33390">
        <w:lastRenderedPageBreak/>
        <w:t>Alert Evaluation and Actuation</w:t>
      </w:r>
      <w:bookmarkEnd w:id="173"/>
    </w:p>
    <w:p w14:paraId="75DB6C52" w14:textId="23EE441D" w:rsidR="10A9FF60" w:rsidRPr="000E026C" w:rsidRDefault="69829FCE" w:rsidP="2FF04C84">
      <w:pPr>
        <w:pStyle w:val="ListParagraph"/>
        <w:ind w:left="1080"/>
        <w:rPr>
          <w:rFonts w:ascii="Times New Roman" w:hAnsi="Times New Roman" w:cs="Times New Roman"/>
        </w:rPr>
      </w:pPr>
      <w:r w:rsidRPr="1B14096E">
        <w:rPr>
          <w:rFonts w:ascii="Times New Roman" w:hAnsi="Times New Roman" w:cs="Times New Roman"/>
        </w:rPr>
        <w:t xml:space="preserve">3.3.2.1 </w:t>
      </w:r>
      <w:r w:rsidR="43B4CDA2" w:rsidRPr="1B14096E">
        <w:rPr>
          <w:rFonts w:ascii="Times New Roman" w:hAnsi="Times New Roman" w:cs="Times New Roman"/>
        </w:rPr>
        <w:t xml:space="preserve">Alert conditions shall be evaluated when new RWIS </w:t>
      </w:r>
      <w:commentRangeStart w:id="175"/>
      <w:r w:rsidR="43B4CDA2" w:rsidRPr="1B14096E">
        <w:rPr>
          <w:rFonts w:ascii="Times New Roman" w:hAnsi="Times New Roman" w:cs="Times New Roman"/>
        </w:rPr>
        <w:t>senso</w:t>
      </w:r>
      <w:r w:rsidR="450ABA1B" w:rsidRPr="1B14096E">
        <w:rPr>
          <w:rFonts w:ascii="Times New Roman" w:hAnsi="Times New Roman" w:cs="Times New Roman"/>
        </w:rPr>
        <w:t>r</w:t>
      </w:r>
      <w:r w:rsidR="43B4CDA2" w:rsidRPr="1B14096E">
        <w:rPr>
          <w:rFonts w:ascii="Times New Roman" w:hAnsi="Times New Roman" w:cs="Times New Roman"/>
        </w:rPr>
        <w:t xml:space="preserve"> </w:t>
      </w:r>
      <w:commentRangeEnd w:id="175"/>
      <w:r w:rsidRPr="1B14096E">
        <w:rPr>
          <w:rStyle w:val="CommentReference"/>
          <w:rFonts w:ascii="Times New Roman" w:hAnsi="Times New Roman" w:cs="Times New Roman"/>
          <w:sz w:val="24"/>
          <w:szCs w:val="24"/>
        </w:rPr>
        <w:commentReference w:id="175"/>
      </w:r>
      <w:r w:rsidR="43B4CDA2" w:rsidRPr="1B14096E">
        <w:rPr>
          <w:rFonts w:ascii="Times New Roman" w:hAnsi="Times New Roman" w:cs="Times New Roman"/>
        </w:rPr>
        <w:t>readings are read by The System</w:t>
      </w:r>
      <w:r w:rsidR="00C362EF" w:rsidRPr="1B14096E">
        <w:rPr>
          <w:rFonts w:ascii="Times New Roman" w:hAnsi="Times New Roman" w:cs="Times New Roman"/>
        </w:rPr>
        <w:t xml:space="preserve">. </w:t>
      </w:r>
    </w:p>
    <w:p w14:paraId="19DEC57F" w14:textId="7010D16F" w:rsidR="10A9FF60" w:rsidRPr="000E026C" w:rsidRDefault="10A9FF60" w:rsidP="4B6A52E8">
      <w:pPr>
        <w:pStyle w:val="ListParagraph"/>
        <w:ind w:left="1080"/>
        <w:rPr>
          <w:rFonts w:ascii="Times New Roman" w:hAnsi="Times New Roman" w:cs="Times New Roman"/>
        </w:rPr>
      </w:pPr>
    </w:p>
    <w:p w14:paraId="5912016A" w14:textId="3CE5CE53" w:rsidR="10A9FF60" w:rsidRPr="000E026C" w:rsidRDefault="4B585AD0" w:rsidP="2FF04C84">
      <w:pPr>
        <w:pStyle w:val="ListParagraph"/>
        <w:ind w:left="1080"/>
        <w:rPr>
          <w:rFonts w:ascii="Times New Roman" w:hAnsi="Times New Roman" w:cs="Times New Roman"/>
        </w:rPr>
      </w:pPr>
      <w:r w:rsidRPr="2FF04C84">
        <w:rPr>
          <w:rFonts w:ascii="Times New Roman" w:hAnsi="Times New Roman" w:cs="Times New Roman"/>
        </w:rPr>
        <w:t xml:space="preserve">3.3.2.2 </w:t>
      </w:r>
      <w:r w:rsidR="43B4CDA2" w:rsidRPr="2FF04C84">
        <w:rPr>
          <w:rFonts w:ascii="Times New Roman" w:hAnsi="Times New Roman" w:cs="Times New Roman"/>
        </w:rPr>
        <w:t>Alerts shall be actuated when their defining conditions are satisfied.</w:t>
      </w:r>
    </w:p>
    <w:p w14:paraId="7DBD8516" w14:textId="37EAAAC0" w:rsidR="10A9FF60" w:rsidRPr="000E026C" w:rsidRDefault="10A9FF60" w:rsidP="2FF04C84">
      <w:pPr>
        <w:pStyle w:val="ListParagraph"/>
        <w:ind w:left="1080"/>
        <w:rPr>
          <w:rFonts w:ascii="Times New Roman" w:hAnsi="Times New Roman" w:cs="Times New Roman"/>
        </w:rPr>
      </w:pPr>
    </w:p>
    <w:p w14:paraId="6A571B16" w14:textId="4F298789" w:rsidR="10A9FF60" w:rsidRPr="000E026C" w:rsidRDefault="5C6D3D52" w:rsidP="2FF04C84">
      <w:pPr>
        <w:pStyle w:val="ListParagraph"/>
        <w:ind w:left="1080"/>
        <w:rPr>
          <w:rFonts w:ascii="Times New Roman" w:hAnsi="Times New Roman" w:cs="Times New Roman"/>
        </w:rPr>
      </w:pPr>
      <w:r w:rsidRPr="2FF04C84">
        <w:rPr>
          <w:rFonts w:ascii="Times New Roman" w:hAnsi="Times New Roman" w:cs="Times New Roman"/>
        </w:rPr>
        <w:t xml:space="preserve">3.3.2.3 </w:t>
      </w:r>
      <w:r w:rsidR="43B4CDA2" w:rsidRPr="2FF04C84">
        <w:rPr>
          <w:rFonts w:ascii="Times New Roman" w:hAnsi="Times New Roman" w:cs="Times New Roman"/>
        </w:rPr>
        <w:t xml:space="preserve">A </w:t>
      </w:r>
      <w:r w:rsidR="007C1F4A" w:rsidRPr="2FF04C84">
        <w:rPr>
          <w:rFonts w:ascii="Times New Roman" w:hAnsi="Times New Roman" w:cs="Times New Roman"/>
        </w:rPr>
        <w:t>clear</w:t>
      </w:r>
      <w:r w:rsidR="43B4CDA2" w:rsidRPr="2FF04C84">
        <w:rPr>
          <w:rFonts w:ascii="Times New Roman" w:hAnsi="Times New Roman" w:cs="Times New Roman"/>
        </w:rPr>
        <w:t xml:space="preserve"> alert shall immediately be de-</w:t>
      </w:r>
      <w:r w:rsidR="55CA44A1" w:rsidRPr="2FF04C84">
        <w:rPr>
          <w:rFonts w:ascii="Times New Roman" w:hAnsi="Times New Roman" w:cs="Times New Roman"/>
        </w:rPr>
        <w:t>actuated</w:t>
      </w:r>
      <w:r w:rsidR="43B4CDA2" w:rsidRPr="2FF04C84">
        <w:rPr>
          <w:rFonts w:ascii="Times New Roman" w:hAnsi="Times New Roman" w:cs="Times New Roman"/>
        </w:rPr>
        <w:t>, regardless of valid duration.</w:t>
      </w:r>
      <w:r w:rsidR="007F35ED" w:rsidRPr="2FF04C84">
        <w:rPr>
          <w:rFonts w:ascii="Times New Roman" w:hAnsi="Times New Roman" w:cs="Times New Roman"/>
        </w:rPr>
        <w:t xml:space="preserve"> </w:t>
      </w:r>
    </w:p>
    <w:p w14:paraId="073E7533" w14:textId="7D1FC7C9" w:rsidR="10A9FF60" w:rsidRPr="000E026C" w:rsidRDefault="10A9FF60" w:rsidP="2FF04C84">
      <w:pPr>
        <w:pStyle w:val="ListParagraph"/>
        <w:ind w:left="1080"/>
        <w:rPr>
          <w:rFonts w:ascii="Times New Roman" w:hAnsi="Times New Roman" w:cs="Times New Roman"/>
        </w:rPr>
      </w:pPr>
    </w:p>
    <w:p w14:paraId="22F23967" w14:textId="0470E5CC" w:rsidR="10A9FF60" w:rsidRPr="000E026C" w:rsidRDefault="25C2FFF0" w:rsidP="2FF04C84">
      <w:pPr>
        <w:pStyle w:val="ListParagraph"/>
        <w:ind w:left="1080"/>
        <w:rPr>
          <w:rFonts w:ascii="Times New Roman" w:hAnsi="Times New Roman" w:cs="Times New Roman"/>
        </w:rPr>
      </w:pPr>
      <w:r w:rsidRPr="2FF04C84">
        <w:rPr>
          <w:rFonts w:ascii="Times New Roman" w:hAnsi="Times New Roman" w:cs="Times New Roman"/>
        </w:rPr>
        <w:t xml:space="preserve">3.3.2.4 </w:t>
      </w:r>
      <w:r w:rsidR="43B4CDA2" w:rsidRPr="2FF04C84">
        <w:rPr>
          <w:rFonts w:ascii="Times New Roman" w:hAnsi="Times New Roman" w:cs="Times New Roman"/>
        </w:rPr>
        <w:t>The System shall evaluate user-defined alerts when applicable sensor readings are updated.</w:t>
      </w:r>
      <w:r w:rsidR="00B06C09" w:rsidRPr="2FF04C84">
        <w:rPr>
          <w:rFonts w:ascii="Times New Roman" w:hAnsi="Times New Roman" w:cs="Times New Roman"/>
        </w:rPr>
        <w:t xml:space="preserve"> </w:t>
      </w:r>
    </w:p>
    <w:p w14:paraId="7DF30298" w14:textId="47F963CA" w:rsidR="10A9FF60" w:rsidRPr="000E026C" w:rsidRDefault="10A9FF60" w:rsidP="0D1A8C20">
      <w:pPr>
        <w:pStyle w:val="ListParagraph"/>
        <w:ind w:left="1080"/>
        <w:rPr>
          <w:rFonts w:ascii="Times New Roman" w:hAnsi="Times New Roman" w:cs="Times New Roman"/>
        </w:rPr>
      </w:pPr>
    </w:p>
    <w:p w14:paraId="39F6602A" w14:textId="7AD4FD55" w:rsidR="10A9FF60" w:rsidRPr="000E026C" w:rsidRDefault="71E8A8A3" w:rsidP="2FF04C84">
      <w:pPr>
        <w:pStyle w:val="ListParagraph"/>
        <w:ind w:left="1080"/>
        <w:rPr>
          <w:rFonts w:ascii="Times New Roman" w:hAnsi="Times New Roman" w:cs="Times New Roman"/>
        </w:rPr>
      </w:pPr>
      <w:r w:rsidRPr="2FF04C84">
        <w:rPr>
          <w:rFonts w:ascii="Times New Roman" w:hAnsi="Times New Roman" w:cs="Times New Roman"/>
        </w:rPr>
        <w:t xml:space="preserve">3.3.2.5 </w:t>
      </w:r>
      <w:r w:rsidR="43B4CDA2" w:rsidRPr="2FF04C84">
        <w:rPr>
          <w:rFonts w:ascii="Times New Roman" w:hAnsi="Times New Roman" w:cs="Times New Roman"/>
        </w:rPr>
        <w:t>The System shall actuate alerts for which alert conditions are satisfied.</w:t>
      </w:r>
      <w:r w:rsidR="000E026C" w:rsidRPr="2FF04C84">
        <w:rPr>
          <w:rFonts w:ascii="Times New Roman" w:hAnsi="Times New Roman" w:cs="Times New Roman"/>
        </w:rPr>
        <w:t xml:space="preserve"> </w:t>
      </w:r>
    </w:p>
    <w:p w14:paraId="741E3722" w14:textId="3796E6AE" w:rsidR="10A9FF60" w:rsidRPr="000E026C" w:rsidRDefault="10A9FF60" w:rsidP="2FF04C84">
      <w:pPr>
        <w:pStyle w:val="ListParagraph"/>
        <w:ind w:left="1080"/>
        <w:rPr>
          <w:rFonts w:ascii="Times New Roman" w:hAnsi="Times New Roman" w:cs="Times New Roman"/>
        </w:rPr>
      </w:pPr>
    </w:p>
    <w:p w14:paraId="5A09B784" w14:textId="2396246E" w:rsidR="10A9FF60" w:rsidRDefault="1EFC4136" w:rsidP="2FF04C84">
      <w:pPr>
        <w:pStyle w:val="ListParagraph"/>
        <w:ind w:left="1080"/>
        <w:rPr>
          <w:rFonts w:ascii="Times New Roman" w:hAnsi="Times New Roman" w:cs="Times New Roman"/>
        </w:rPr>
      </w:pPr>
      <w:r w:rsidRPr="2FF04C84">
        <w:rPr>
          <w:rFonts w:ascii="Times New Roman" w:hAnsi="Times New Roman" w:cs="Times New Roman"/>
        </w:rPr>
        <w:t xml:space="preserve">3.3.2.6 </w:t>
      </w:r>
      <w:r w:rsidR="3550FF45" w:rsidRPr="2FF04C84">
        <w:rPr>
          <w:rFonts w:ascii="Times New Roman" w:hAnsi="Times New Roman" w:cs="Times New Roman"/>
        </w:rPr>
        <w:t xml:space="preserve">The System shall </w:t>
      </w:r>
      <w:r w:rsidR="00FF182A" w:rsidRPr="2FF04C84">
        <w:rPr>
          <w:rFonts w:ascii="Times New Roman" w:hAnsi="Times New Roman" w:cs="Times New Roman"/>
        </w:rPr>
        <w:t>log</w:t>
      </w:r>
      <w:r w:rsidR="3550FF45" w:rsidRPr="2FF04C84">
        <w:rPr>
          <w:rFonts w:ascii="Times New Roman" w:hAnsi="Times New Roman" w:cs="Times New Roman"/>
        </w:rPr>
        <w:t xml:space="preserve"> results of alert evaluations.</w:t>
      </w:r>
    </w:p>
    <w:p w14:paraId="51751727" w14:textId="77777777" w:rsidR="00D33807" w:rsidRPr="000E026C" w:rsidRDefault="00D33807" w:rsidP="2FF04C84">
      <w:pPr>
        <w:pStyle w:val="ListParagraph"/>
        <w:ind w:left="1080"/>
        <w:rPr>
          <w:rFonts w:ascii="Times New Roman" w:hAnsi="Times New Roman" w:cs="Times New Roman"/>
        </w:rPr>
      </w:pPr>
    </w:p>
    <w:p w14:paraId="1D38CC6C" w14:textId="23A701D9" w:rsidR="6925F97E" w:rsidRDefault="6925F97E" w:rsidP="0078031E">
      <w:pPr>
        <w:spacing w:before="120" w:after="120"/>
        <w:jc w:val="center"/>
        <w:rPr>
          <w:rFonts w:ascii="Times New Roman" w:eastAsia="Times New Roman" w:hAnsi="Times New Roman" w:cs="Times New Roman"/>
          <w:b/>
          <w:bCs/>
          <w:color w:val="000000" w:themeColor="text1"/>
          <w:u w:val="single"/>
        </w:rPr>
      </w:pPr>
      <w:r w:rsidRPr="52975E08">
        <w:rPr>
          <w:rFonts w:ascii="Times New Roman" w:eastAsia="Times New Roman" w:hAnsi="Times New Roman" w:cs="Times New Roman"/>
          <w:b/>
          <w:bCs/>
          <w:color w:val="000000" w:themeColor="text1"/>
          <w:u w:val="single"/>
        </w:rPr>
        <w:t>Design</w:t>
      </w:r>
    </w:p>
    <w:p w14:paraId="3A926736" w14:textId="07E1DC60" w:rsidR="00871F78" w:rsidRPr="00BC3403" w:rsidRDefault="00BC3403" w:rsidP="00871F78">
      <w:pPr>
        <w:spacing w:before="120" w:after="120"/>
        <w:rPr>
          <w:rFonts w:ascii="Times New Roman" w:eastAsia="Times New Roman" w:hAnsi="Times New Roman" w:cs="Times New Roman"/>
          <w:color w:val="000000" w:themeColor="text1"/>
        </w:rPr>
      </w:pPr>
      <w:commentRangeStart w:id="176"/>
      <w:r>
        <w:rPr>
          <w:rFonts w:ascii="Times New Roman" w:eastAsia="Times New Roman" w:hAnsi="Times New Roman" w:cs="Times New Roman"/>
          <w:color w:val="000000" w:themeColor="text1"/>
        </w:rPr>
        <w:t>The System will evaluate all user-defined alert</w:t>
      </w:r>
      <w:r w:rsidR="001638C9">
        <w:rPr>
          <w:rFonts w:ascii="Times New Roman" w:eastAsia="Times New Roman" w:hAnsi="Times New Roman" w:cs="Times New Roman"/>
          <w:color w:val="000000" w:themeColor="text1"/>
        </w:rPr>
        <w:t xml:space="preserve"> conditions each time </w:t>
      </w:r>
      <w:commentRangeEnd w:id="176"/>
      <w:r w:rsidR="00271831">
        <w:rPr>
          <w:rStyle w:val="CommentReference"/>
          <w:rFonts w:ascii="Times New Roman" w:eastAsia="Times New Roman" w:hAnsi="Times New Roman" w:cs="Times New Roman"/>
          <w:color w:val="000000" w:themeColor="text1"/>
          <w:sz w:val="24"/>
          <w:szCs w:val="24"/>
        </w:rPr>
        <w:commentReference w:id="176"/>
      </w:r>
      <w:r w:rsidR="001638C9">
        <w:rPr>
          <w:rFonts w:ascii="Times New Roman" w:eastAsia="Times New Roman" w:hAnsi="Times New Roman" w:cs="Times New Roman"/>
          <w:color w:val="000000" w:themeColor="text1"/>
        </w:rPr>
        <w:t>new RWIS sensor readings are ingested and processed. During evaluation, the Python alert engine compares current sensor values against each alert’s set of conditions, actuating any alert whose conditions are fully satisfied.</w:t>
      </w:r>
      <w:r w:rsidR="002C17D2">
        <w:rPr>
          <w:rFonts w:ascii="Times New Roman" w:eastAsia="Times New Roman" w:hAnsi="Times New Roman" w:cs="Times New Roman"/>
          <w:color w:val="000000" w:themeColor="text1"/>
        </w:rPr>
        <w:t xml:space="preserve"> The evaluation process is triggered automatically during every data update and is applied only to alerts referencing the sensors that were updated. After all evaluations are completed, the System records results, including actuation, </w:t>
      </w:r>
      <w:r w:rsidR="00601EA1">
        <w:rPr>
          <w:rFonts w:ascii="Times New Roman" w:eastAsia="Times New Roman" w:hAnsi="Times New Roman" w:cs="Times New Roman"/>
          <w:color w:val="000000" w:themeColor="text1"/>
        </w:rPr>
        <w:t>and unchanged states.</w:t>
      </w:r>
      <w:r w:rsidR="002C17D2">
        <w:rPr>
          <w:rFonts w:ascii="Times New Roman" w:eastAsia="Times New Roman" w:hAnsi="Times New Roman" w:cs="Times New Roman"/>
          <w:color w:val="000000" w:themeColor="text1"/>
        </w:rPr>
        <w:t xml:space="preserve"> </w:t>
      </w:r>
    </w:p>
    <w:p w14:paraId="4177D41A" w14:textId="3A88AA41" w:rsidR="00EC1DD2" w:rsidRDefault="6925F97E" w:rsidP="00EC1DD2">
      <w:pPr>
        <w:spacing w:before="120" w:after="120"/>
        <w:jc w:val="both"/>
        <w:rPr>
          <w:ins w:id="177" w:author="Steilman, Nicholas" w:date="2025-12-01T21:13:00Z" w16du:dateUtc="2025-12-01T21:13:52Z"/>
          <w:rFonts w:ascii="Times New Roman" w:eastAsia="Times New Roman" w:hAnsi="Times New Roman" w:cs="Times New Roman"/>
          <w:color w:val="000000" w:themeColor="text1"/>
        </w:rPr>
      </w:pPr>
      <w:commentRangeStart w:id="178"/>
      <w:r w:rsidRPr="2BC9B623">
        <w:rPr>
          <w:rFonts w:ascii="Times New Roman" w:eastAsia="Times New Roman" w:hAnsi="Times New Roman" w:cs="Times New Roman"/>
          <w:color w:val="000000" w:themeColor="text1"/>
        </w:rPr>
        <w:t xml:space="preserve">The following figure shows the </w:t>
      </w:r>
      <w:r w:rsidR="006532BE" w:rsidRPr="2BC9B623">
        <w:rPr>
          <w:rFonts w:ascii="Times New Roman" w:eastAsia="Times New Roman" w:hAnsi="Times New Roman" w:cs="Times New Roman"/>
          <w:color w:val="000000" w:themeColor="text1"/>
        </w:rPr>
        <w:t>process</w:t>
      </w:r>
      <w:r w:rsidRPr="2BC9B623">
        <w:rPr>
          <w:rFonts w:ascii="Times New Roman" w:eastAsia="Times New Roman" w:hAnsi="Times New Roman" w:cs="Times New Roman"/>
          <w:color w:val="000000" w:themeColor="text1"/>
        </w:rPr>
        <w:t xml:space="preserve"> for alert evaluation and actuation.</w:t>
      </w:r>
      <w:commentRangeEnd w:id="178"/>
      <w:r>
        <w:rPr>
          <w:rStyle w:val="CommentReference"/>
        </w:rPr>
        <w:commentReference w:id="178"/>
      </w:r>
    </w:p>
    <w:p w14:paraId="33F8FCEC" w14:textId="1AFA1C6F" w:rsidR="531D1D17" w:rsidRDefault="531D1D17" w:rsidP="2BC9B623">
      <w:pPr>
        <w:spacing w:before="120" w:after="120"/>
        <w:jc w:val="both"/>
        <w:rPr>
          <w:ins w:id="179" w:author="Steilman, Nicholas" w:date="2025-12-01T21:13:00Z" w16du:dateUtc="2025-12-01T21:13:52Z"/>
          <w:rFonts w:ascii="Times New Roman" w:eastAsia="Times New Roman" w:hAnsi="Times New Roman" w:cs="Times New Roman"/>
          <w:color w:val="000000" w:themeColor="text1"/>
        </w:rPr>
      </w:pPr>
    </w:p>
    <w:p w14:paraId="0148A7E1" w14:textId="51390958" w:rsidR="531D1D17" w:rsidRDefault="531D1D17" w:rsidP="06C973F0">
      <w:pPr>
        <w:spacing w:before="120" w:after="120"/>
        <w:jc w:val="both"/>
      </w:pPr>
    </w:p>
    <w:p w14:paraId="79542714" w14:textId="77777777" w:rsidR="00BC2797" w:rsidRDefault="38D9A041" w:rsidP="00BC2797">
      <w:pPr>
        <w:keepNext/>
        <w:spacing w:before="120" w:after="120"/>
        <w:jc w:val="both"/>
      </w:pPr>
      <w:r>
        <w:rPr>
          <w:noProof/>
        </w:rPr>
        <w:drawing>
          <wp:inline distT="0" distB="0" distL="0" distR="0" wp14:anchorId="79DEB9FB" wp14:editId="7BDEC8CD">
            <wp:extent cx="5943600" cy="1600200"/>
            <wp:effectExtent l="0" t="0" r="0" b="0"/>
            <wp:docPr id="162676842" name="drawing" title="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6842" name="Picture 162676842"/>
                    <pic:cNvPicPr/>
                  </pic:nvPicPr>
                  <pic:blipFill>
                    <a:blip r:embed="rId27">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14:paraId="05BB824D" w14:textId="3776C08E" w:rsidR="531D1D17" w:rsidRPr="00BC2797" w:rsidRDefault="00BC2797" w:rsidP="00BC2797">
      <w:pPr>
        <w:pStyle w:val="Caption"/>
        <w:jc w:val="center"/>
        <w:rPr>
          <w:color w:val="auto"/>
        </w:rPr>
      </w:pPr>
      <w:bookmarkStart w:id="180" w:name="_Toc215562917"/>
      <w:r w:rsidRPr="00BC2797">
        <w:rPr>
          <w:color w:val="auto"/>
        </w:rPr>
        <w:t xml:space="preserve">Figure </w:t>
      </w:r>
      <w:r w:rsidRPr="00BC2797">
        <w:rPr>
          <w:color w:val="auto"/>
        </w:rPr>
        <w:fldChar w:fldCharType="begin"/>
      </w:r>
      <w:r w:rsidRPr="00BC2797">
        <w:rPr>
          <w:color w:val="auto"/>
        </w:rPr>
        <w:instrText xml:space="preserve"> SEQ Figure \* ARABIC </w:instrText>
      </w:r>
      <w:r w:rsidRPr="00BC2797">
        <w:rPr>
          <w:color w:val="auto"/>
        </w:rPr>
        <w:fldChar w:fldCharType="separate"/>
      </w:r>
      <w:r w:rsidR="00922402">
        <w:rPr>
          <w:noProof/>
          <w:color w:val="auto"/>
        </w:rPr>
        <w:t>14</w:t>
      </w:r>
      <w:r w:rsidRPr="00BC2797">
        <w:rPr>
          <w:color w:val="auto"/>
        </w:rPr>
        <w:fldChar w:fldCharType="end"/>
      </w:r>
      <w:r w:rsidRPr="00BC2797">
        <w:rPr>
          <w:color w:val="auto"/>
        </w:rPr>
        <w:t>: Example alert defined for Bogard.</w:t>
      </w:r>
      <w:bookmarkEnd w:id="180"/>
    </w:p>
    <w:p w14:paraId="72059CCD" w14:textId="7E386A60" w:rsidR="3A00C183" w:rsidRDefault="3A00C183" w:rsidP="531D1D17">
      <w:pPr>
        <w:spacing w:before="120" w:after="120"/>
        <w:jc w:val="both"/>
      </w:pPr>
    </w:p>
    <w:p w14:paraId="62E3EE04" w14:textId="77777777" w:rsidR="00D33807" w:rsidRDefault="0DEC89E7" w:rsidP="00D33807">
      <w:pPr>
        <w:keepNext/>
        <w:spacing w:before="120" w:after="120"/>
        <w:jc w:val="center"/>
      </w:pPr>
      <w:r>
        <w:rPr>
          <w:noProof/>
        </w:rPr>
        <w:lastRenderedPageBreak/>
        <w:drawing>
          <wp:inline distT="0" distB="0" distL="0" distR="0" wp14:anchorId="17E5BC8B" wp14:editId="27DDC0DC">
            <wp:extent cx="2527345" cy="3562452"/>
            <wp:effectExtent l="0" t="0" r="0" b="0"/>
            <wp:docPr id="2024641209" name="Picture 6" descr="A diagram of a flowchart&#10;&#10;AI-generated content may be incorrect.">
              <a:extLst xmlns:a="http://schemas.openxmlformats.org/drawingml/2006/main">
                <a:ext uri="{FF2B5EF4-FFF2-40B4-BE49-F238E27FC236}">
                  <a16:creationId xmlns:a16="http://schemas.microsoft.com/office/drawing/2014/main" id="{B93BDC6E-0106-4D03-ABE5-5AECE46093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41209" name="Picture 6" descr="A diagram of a flowchart&#10;&#10;AI-generated content may be incorrect."/>
                    <pic:cNvPicPr/>
                  </pic:nvPicPr>
                  <pic:blipFill>
                    <a:blip r:embed="rId28">
                      <a:extLst>
                        <a:ext uri="{28A0092B-C50C-407E-A947-70E740481C1C}">
                          <a14:useLocalDpi xmlns:a14="http://schemas.microsoft.com/office/drawing/2010/main"/>
                        </a:ext>
                      </a:extLst>
                    </a:blip>
                    <a:stretch>
                      <a:fillRect/>
                    </a:stretch>
                  </pic:blipFill>
                  <pic:spPr>
                    <a:xfrm>
                      <a:off x="0" y="0"/>
                      <a:ext cx="2527345" cy="3562452"/>
                    </a:xfrm>
                    <a:prstGeom prst="rect">
                      <a:avLst/>
                    </a:prstGeom>
                  </pic:spPr>
                </pic:pic>
              </a:graphicData>
            </a:graphic>
          </wp:inline>
        </w:drawing>
      </w:r>
    </w:p>
    <w:p w14:paraId="7DD74572" w14:textId="3A319AE5" w:rsidR="00EC1DD2" w:rsidRPr="00D33807" w:rsidRDefault="00D33807" w:rsidP="00D33807">
      <w:pPr>
        <w:pStyle w:val="Caption"/>
        <w:jc w:val="center"/>
        <w:rPr>
          <w:rFonts w:ascii="Times New Roman" w:eastAsia="Times New Roman" w:hAnsi="Times New Roman" w:cs="Times New Roman"/>
          <w:color w:val="auto"/>
        </w:rPr>
      </w:pPr>
      <w:bookmarkStart w:id="181" w:name="_Toc215562918"/>
      <w:r w:rsidRPr="00D33807">
        <w:rPr>
          <w:color w:val="auto"/>
        </w:rPr>
        <w:t xml:space="preserve">Figure </w:t>
      </w:r>
      <w:r w:rsidRPr="00D33807">
        <w:rPr>
          <w:color w:val="auto"/>
        </w:rPr>
        <w:fldChar w:fldCharType="begin"/>
      </w:r>
      <w:r w:rsidRPr="00D33807">
        <w:rPr>
          <w:color w:val="auto"/>
        </w:rPr>
        <w:instrText xml:space="preserve"> SEQ Figure \* ARABIC </w:instrText>
      </w:r>
      <w:r w:rsidRPr="00D33807">
        <w:rPr>
          <w:color w:val="auto"/>
        </w:rPr>
        <w:fldChar w:fldCharType="separate"/>
      </w:r>
      <w:r w:rsidR="00922402">
        <w:rPr>
          <w:noProof/>
          <w:color w:val="auto"/>
        </w:rPr>
        <w:t>15</w:t>
      </w:r>
      <w:r w:rsidRPr="00D33807">
        <w:rPr>
          <w:color w:val="auto"/>
        </w:rPr>
        <w:fldChar w:fldCharType="end"/>
      </w:r>
      <w:r w:rsidRPr="00D33807">
        <w:rPr>
          <w:color w:val="auto"/>
        </w:rPr>
        <w:t>: Example wireframe displaying the flow for Alert evaluation and actuation.</w:t>
      </w:r>
      <w:bookmarkEnd w:id="181"/>
    </w:p>
    <w:p w14:paraId="0076A993"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5802F73A"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38618AFD"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435444CD"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40D97E07"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671FF1B7"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54022A34"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6833B467" w14:textId="77777777" w:rsidR="00BC2797" w:rsidRDefault="00BC2797" w:rsidP="00777314">
      <w:pPr>
        <w:spacing w:before="120" w:after="120"/>
        <w:jc w:val="center"/>
        <w:rPr>
          <w:rFonts w:ascii="Times New Roman" w:eastAsia="Times New Roman" w:hAnsi="Times New Roman" w:cs="Times New Roman"/>
          <w:color w:val="000000" w:themeColor="text1"/>
        </w:rPr>
      </w:pPr>
    </w:p>
    <w:p w14:paraId="73BA6017" w14:textId="77777777" w:rsidR="00BC2797" w:rsidRPr="00EC1DD2" w:rsidRDefault="00BC2797" w:rsidP="00777314">
      <w:pPr>
        <w:spacing w:before="120" w:after="120"/>
        <w:jc w:val="center"/>
        <w:rPr>
          <w:rFonts w:ascii="Times New Roman" w:eastAsia="Times New Roman" w:hAnsi="Times New Roman" w:cs="Times New Roman"/>
          <w:color w:val="000000" w:themeColor="text1"/>
        </w:rPr>
      </w:pPr>
    </w:p>
    <w:p w14:paraId="01AED915" w14:textId="2560F6C4" w:rsidR="456ADE92" w:rsidRDefault="456ADE92" w:rsidP="5B5CCA45">
      <w:pPr>
        <w:spacing w:before="120" w:after="120"/>
        <w:jc w:val="center"/>
      </w:pPr>
    </w:p>
    <w:p w14:paraId="734EF6F5" w14:textId="77777777" w:rsidR="00BC2797" w:rsidRDefault="00BC2797" w:rsidP="5B5CCA45">
      <w:pPr>
        <w:spacing w:before="120" w:after="120"/>
        <w:jc w:val="center"/>
      </w:pPr>
    </w:p>
    <w:p w14:paraId="3A955351" w14:textId="77777777" w:rsidR="00BC2797" w:rsidRDefault="00BC2797" w:rsidP="5B5CCA45">
      <w:pPr>
        <w:spacing w:before="120" w:after="120"/>
        <w:jc w:val="center"/>
      </w:pPr>
    </w:p>
    <w:p w14:paraId="2319B26C" w14:textId="201C222D" w:rsidR="5B5CCA45" w:rsidRDefault="5B5CCA45" w:rsidP="00950F3E">
      <w:pPr>
        <w:spacing w:before="120" w:after="120"/>
        <w:rPr>
          <w:rFonts w:ascii="Times New Roman" w:eastAsia="Times New Roman" w:hAnsi="Times New Roman" w:cs="Times New Roman"/>
          <w:color w:val="000000" w:themeColor="text1"/>
        </w:rPr>
      </w:pPr>
    </w:p>
    <w:p w14:paraId="29813177" w14:textId="77777777" w:rsidR="00950F3E" w:rsidRDefault="456ADE92" w:rsidP="00950F3E">
      <w:pPr>
        <w:keepNext/>
        <w:spacing w:before="120" w:after="120"/>
        <w:jc w:val="center"/>
      </w:pPr>
      <w:r>
        <w:rPr>
          <w:noProof/>
        </w:rPr>
        <w:lastRenderedPageBreak/>
        <w:drawing>
          <wp:inline distT="0" distB="0" distL="0" distR="0" wp14:anchorId="600A03CC" wp14:editId="6905719D">
            <wp:extent cx="5943600" cy="1066800"/>
            <wp:effectExtent l="0" t="0" r="0" b="0"/>
            <wp:docPr id="705312961" name="drawing" title="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44816" name="Picture 2076144816"/>
                    <pic:cNvPicPr/>
                  </pic:nvPicPr>
                  <pic:blipFill>
                    <a:blip r:embed="rId29">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14:paraId="5AE38A5B" w14:textId="129F416C" w:rsidR="456ADE92" w:rsidRDefault="00950F3E" w:rsidP="00950F3E">
      <w:pPr>
        <w:pStyle w:val="Caption"/>
        <w:jc w:val="center"/>
      </w:pPr>
      <w:bookmarkStart w:id="182" w:name="_Toc215562919"/>
      <w:r w:rsidRPr="00950F3E">
        <w:rPr>
          <w:color w:val="auto"/>
        </w:rPr>
        <w:t xml:space="preserve">Figure </w:t>
      </w:r>
      <w:r w:rsidRPr="00950F3E">
        <w:rPr>
          <w:color w:val="auto"/>
        </w:rPr>
        <w:fldChar w:fldCharType="begin"/>
      </w:r>
      <w:r w:rsidRPr="00950F3E">
        <w:rPr>
          <w:color w:val="auto"/>
        </w:rPr>
        <w:instrText xml:space="preserve"> SEQ Figure \* ARABIC </w:instrText>
      </w:r>
      <w:r w:rsidRPr="00950F3E">
        <w:rPr>
          <w:color w:val="auto"/>
        </w:rPr>
        <w:fldChar w:fldCharType="separate"/>
      </w:r>
      <w:r w:rsidR="00922402">
        <w:rPr>
          <w:noProof/>
          <w:color w:val="auto"/>
        </w:rPr>
        <w:t>16</w:t>
      </w:r>
      <w:r w:rsidRPr="00950F3E">
        <w:rPr>
          <w:color w:val="auto"/>
        </w:rPr>
        <w:fldChar w:fldCharType="end"/>
      </w:r>
      <w:r w:rsidRPr="00950F3E">
        <w:rPr>
          <w:color w:val="auto"/>
        </w:rPr>
        <w:t>: Example view of defined alerts for Bogard.</w:t>
      </w:r>
      <w:bookmarkEnd w:id="182"/>
    </w:p>
    <w:p w14:paraId="5278BCF9" w14:textId="77777777" w:rsidR="00BC2797" w:rsidRDefault="00BC2797" w:rsidP="5B5CCA45">
      <w:pPr>
        <w:spacing w:before="120" w:after="120"/>
        <w:jc w:val="center"/>
      </w:pPr>
    </w:p>
    <w:p w14:paraId="1710C8AE" w14:textId="77777777" w:rsidR="00BC2797" w:rsidRDefault="00BC2797" w:rsidP="5B5CCA45">
      <w:pPr>
        <w:spacing w:before="120" w:after="120"/>
        <w:jc w:val="center"/>
      </w:pPr>
    </w:p>
    <w:p w14:paraId="665CAB0F" w14:textId="77777777" w:rsidR="00BC2797" w:rsidRDefault="00BC2797" w:rsidP="5B5CCA45">
      <w:pPr>
        <w:spacing w:before="120" w:after="120"/>
        <w:jc w:val="center"/>
      </w:pPr>
    </w:p>
    <w:p w14:paraId="5E9ACC8F" w14:textId="77777777" w:rsidR="00BC2797" w:rsidRDefault="00BC2797" w:rsidP="5B5CCA45">
      <w:pPr>
        <w:spacing w:before="120" w:after="120"/>
        <w:jc w:val="center"/>
      </w:pPr>
    </w:p>
    <w:p w14:paraId="754DF8C8" w14:textId="77777777" w:rsidR="00BC2797" w:rsidRDefault="00BC2797" w:rsidP="5B5CCA45">
      <w:pPr>
        <w:spacing w:before="120" w:after="120"/>
        <w:jc w:val="center"/>
      </w:pPr>
    </w:p>
    <w:p w14:paraId="0D985F58" w14:textId="77777777" w:rsidR="00BC2797" w:rsidRDefault="00BC2797" w:rsidP="5B5CCA45">
      <w:pPr>
        <w:spacing w:before="120" w:after="120"/>
        <w:jc w:val="center"/>
      </w:pPr>
    </w:p>
    <w:p w14:paraId="35E8F59F" w14:textId="77777777" w:rsidR="00BC2797" w:rsidRDefault="00BC2797" w:rsidP="5B5CCA45">
      <w:pPr>
        <w:spacing w:before="120" w:after="120"/>
        <w:jc w:val="center"/>
      </w:pPr>
    </w:p>
    <w:p w14:paraId="5065F744" w14:textId="77777777" w:rsidR="00BC2797" w:rsidRDefault="00BC2797" w:rsidP="5B5CCA45">
      <w:pPr>
        <w:spacing w:before="120" w:after="120"/>
        <w:jc w:val="center"/>
      </w:pPr>
    </w:p>
    <w:p w14:paraId="3B6876F3" w14:textId="77777777" w:rsidR="00BC2797" w:rsidRDefault="00BC2797" w:rsidP="5B5CCA45">
      <w:pPr>
        <w:spacing w:before="120" w:after="120"/>
        <w:jc w:val="center"/>
      </w:pPr>
    </w:p>
    <w:p w14:paraId="1706DB75" w14:textId="77777777" w:rsidR="00BC2797" w:rsidRDefault="00BC2797" w:rsidP="5B5CCA45">
      <w:pPr>
        <w:spacing w:before="120" w:after="120"/>
        <w:jc w:val="center"/>
      </w:pPr>
    </w:p>
    <w:p w14:paraId="33C8DCAF" w14:textId="77777777" w:rsidR="00BC2797" w:rsidRDefault="00BC2797" w:rsidP="5B5CCA45">
      <w:pPr>
        <w:spacing w:before="120" w:after="120"/>
        <w:jc w:val="center"/>
      </w:pPr>
    </w:p>
    <w:p w14:paraId="2DB14CA3" w14:textId="77777777" w:rsidR="00BC2797" w:rsidRDefault="00BC2797" w:rsidP="5B5CCA45">
      <w:pPr>
        <w:spacing w:before="120" w:after="120"/>
        <w:jc w:val="center"/>
      </w:pPr>
    </w:p>
    <w:p w14:paraId="7B4D1E4E" w14:textId="77777777" w:rsidR="00BC2797" w:rsidRDefault="00BC2797" w:rsidP="5B5CCA45">
      <w:pPr>
        <w:spacing w:before="120" w:after="120"/>
        <w:jc w:val="center"/>
      </w:pPr>
    </w:p>
    <w:p w14:paraId="4740DBE4" w14:textId="77777777" w:rsidR="00BC2797" w:rsidRDefault="00BC2797" w:rsidP="5B5CCA45">
      <w:pPr>
        <w:spacing w:before="120" w:after="120"/>
        <w:jc w:val="center"/>
      </w:pPr>
    </w:p>
    <w:p w14:paraId="369C3D96" w14:textId="77777777" w:rsidR="00BC2797" w:rsidRDefault="00BC2797" w:rsidP="5B5CCA45">
      <w:pPr>
        <w:spacing w:before="120" w:after="120"/>
        <w:jc w:val="center"/>
      </w:pPr>
    </w:p>
    <w:p w14:paraId="11016D4D" w14:textId="77777777" w:rsidR="00BC2797" w:rsidRDefault="00BC2797" w:rsidP="5B5CCA45">
      <w:pPr>
        <w:spacing w:before="120" w:after="120"/>
        <w:jc w:val="center"/>
      </w:pPr>
    </w:p>
    <w:p w14:paraId="75DBBCD1" w14:textId="77777777" w:rsidR="00BC2797" w:rsidRDefault="00BC2797" w:rsidP="5B5CCA45">
      <w:pPr>
        <w:spacing w:before="120" w:after="120"/>
        <w:jc w:val="center"/>
      </w:pPr>
    </w:p>
    <w:p w14:paraId="7946D0CD" w14:textId="77777777" w:rsidR="00BC2797" w:rsidRDefault="00BC2797" w:rsidP="5B5CCA45">
      <w:pPr>
        <w:spacing w:before="120" w:after="120"/>
        <w:jc w:val="center"/>
      </w:pPr>
    </w:p>
    <w:p w14:paraId="3399AF5F" w14:textId="77777777" w:rsidR="00BC2797" w:rsidRDefault="00BC2797" w:rsidP="5B5CCA45">
      <w:pPr>
        <w:spacing w:before="120" w:after="120"/>
        <w:jc w:val="center"/>
      </w:pPr>
    </w:p>
    <w:p w14:paraId="2774191D" w14:textId="77777777" w:rsidR="00BC2797" w:rsidRDefault="00BC2797" w:rsidP="5B5CCA45">
      <w:pPr>
        <w:spacing w:before="120" w:after="120"/>
        <w:jc w:val="center"/>
      </w:pPr>
    </w:p>
    <w:p w14:paraId="1353EE6F" w14:textId="77777777" w:rsidR="00BC2797" w:rsidRDefault="00BC2797" w:rsidP="5B5CCA45">
      <w:pPr>
        <w:spacing w:before="120" w:after="120"/>
        <w:jc w:val="center"/>
      </w:pPr>
    </w:p>
    <w:p w14:paraId="2768C213" w14:textId="77777777" w:rsidR="00BC2797" w:rsidRDefault="00BC2797" w:rsidP="5B5CCA45">
      <w:pPr>
        <w:spacing w:before="120" w:after="120"/>
        <w:jc w:val="center"/>
      </w:pPr>
    </w:p>
    <w:p w14:paraId="2395A399" w14:textId="77777777" w:rsidR="00BC2797" w:rsidRDefault="00BC2797" w:rsidP="5B5CCA45">
      <w:pPr>
        <w:spacing w:before="120" w:after="120"/>
        <w:jc w:val="center"/>
      </w:pPr>
    </w:p>
    <w:p w14:paraId="23D8DC92" w14:textId="77777777" w:rsidR="00BC2797" w:rsidRDefault="00BC2797" w:rsidP="5B5CCA45">
      <w:pPr>
        <w:spacing w:before="120" w:after="120"/>
        <w:jc w:val="center"/>
      </w:pPr>
    </w:p>
    <w:p w14:paraId="4BCB3560" w14:textId="53D99B42" w:rsidR="41DF0A7D" w:rsidRPr="00EC1DD2" w:rsidRDefault="00776E97" w:rsidP="005978CF">
      <w:pPr>
        <w:pStyle w:val="Heading2"/>
      </w:pPr>
      <w:bookmarkStart w:id="183" w:name="_Toc214006659"/>
      <w:r>
        <w:t>Performance Requirements</w:t>
      </w:r>
      <w:bookmarkEnd w:id="183"/>
    </w:p>
    <w:p w14:paraId="2F1691E8" w14:textId="0EC38A88" w:rsidR="005978CF" w:rsidRDefault="78AF1805" w:rsidP="3DA56DC9">
      <w:pPr>
        <w:pStyle w:val="ListParagraph"/>
        <w:ind w:left="1080"/>
        <w:rPr>
          <w:rFonts w:ascii="Times New Roman" w:hAnsi="Times New Roman" w:cs="Times New Roman"/>
        </w:rPr>
      </w:pPr>
      <w:r w:rsidRPr="0D0AE4FF">
        <w:rPr>
          <w:rFonts w:ascii="Times New Roman" w:hAnsi="Times New Roman" w:cs="Times New Roman"/>
        </w:rPr>
        <w:t xml:space="preserve">Performance requirements refer to measurable system capabilities. This section includes discussions of the updating and delivery frequency requirements for the website.  </w:t>
      </w:r>
    </w:p>
    <w:p w14:paraId="44D95FCB" w14:textId="7F65C216" w:rsidR="0D0AE4FF" w:rsidRDefault="0D0AE4FF" w:rsidP="0D0AE4FF">
      <w:pPr>
        <w:pStyle w:val="ListParagraph"/>
        <w:ind w:left="1080"/>
        <w:rPr>
          <w:rFonts w:ascii="Times New Roman" w:hAnsi="Times New Roman" w:cs="Times New Roman"/>
        </w:rPr>
      </w:pPr>
    </w:p>
    <w:p w14:paraId="05BCE235" w14:textId="21D4B12C" w:rsidR="345A15AD" w:rsidRPr="00EC1DD2" w:rsidRDefault="001120EB" w:rsidP="005978CF">
      <w:pPr>
        <w:pStyle w:val="Heading3"/>
      </w:pPr>
      <w:bookmarkStart w:id="184" w:name="_Toc214006660"/>
      <w:r w:rsidRPr="00EB7618">
        <w:t>Updating and Delivery Frequency</w:t>
      </w:r>
      <w:bookmarkEnd w:id="184"/>
    </w:p>
    <w:p w14:paraId="3861EA44" w14:textId="1D81E149" w:rsidR="0F467C9B" w:rsidRPr="00B118BB" w:rsidRDefault="07971A92" w:rsidP="2FF04C84">
      <w:pPr>
        <w:pStyle w:val="ListParagraph"/>
        <w:ind w:left="1080"/>
        <w:rPr>
          <w:rFonts w:ascii="Times New Roman" w:hAnsi="Times New Roman" w:cs="Times New Roman"/>
        </w:rPr>
      </w:pPr>
      <w:r w:rsidRPr="2FF04C84">
        <w:rPr>
          <w:rFonts w:ascii="Times New Roman" w:hAnsi="Times New Roman" w:cs="Times New Roman"/>
        </w:rPr>
        <w:t xml:space="preserve">3.4.1.1 </w:t>
      </w:r>
      <w:r w:rsidR="6E5CA25F" w:rsidRPr="2FF04C84">
        <w:rPr>
          <w:rFonts w:ascii="Times New Roman" w:hAnsi="Times New Roman" w:cs="Times New Roman"/>
        </w:rPr>
        <w:t xml:space="preserve">The System shall retrieve new data from external sources to correspond with update schedules for those sources. </w:t>
      </w:r>
    </w:p>
    <w:p w14:paraId="444A3501" w14:textId="64D3763F" w:rsidR="0F467C9B" w:rsidRPr="00B118BB" w:rsidRDefault="0F467C9B" w:rsidP="3EE0487B">
      <w:pPr>
        <w:pStyle w:val="ListParagraph"/>
        <w:ind w:left="1080"/>
        <w:rPr>
          <w:rFonts w:ascii="Times New Roman" w:hAnsi="Times New Roman" w:cs="Times New Roman"/>
        </w:rPr>
      </w:pPr>
    </w:p>
    <w:p w14:paraId="572328CB" w14:textId="1AD3CBA0" w:rsidR="0F467C9B" w:rsidRPr="00B118BB" w:rsidRDefault="0E6484E1" w:rsidP="2FF04C84">
      <w:pPr>
        <w:pStyle w:val="ListParagraph"/>
        <w:ind w:left="1080"/>
        <w:rPr>
          <w:rFonts w:ascii="Times New Roman" w:hAnsi="Times New Roman" w:cs="Times New Roman"/>
        </w:rPr>
      </w:pPr>
      <w:r w:rsidRPr="2FF04C84">
        <w:rPr>
          <w:rFonts w:ascii="Times New Roman" w:hAnsi="Times New Roman" w:cs="Times New Roman"/>
        </w:rPr>
        <w:t xml:space="preserve">3.4.1.2 </w:t>
      </w:r>
      <w:r w:rsidR="6E5CA25F" w:rsidRPr="2FF04C84">
        <w:rPr>
          <w:rFonts w:ascii="Times New Roman" w:hAnsi="Times New Roman" w:cs="Times New Roman"/>
        </w:rPr>
        <w:t xml:space="preserve">The System shall recognize and immediately process data retrieved by The System from external sources. </w:t>
      </w:r>
    </w:p>
    <w:p w14:paraId="722519A3" w14:textId="5D6819F3" w:rsidR="0F467C9B" w:rsidRPr="00B118BB" w:rsidRDefault="0F467C9B" w:rsidP="2FF04C84">
      <w:pPr>
        <w:pStyle w:val="ListParagraph"/>
        <w:ind w:left="1080"/>
        <w:rPr>
          <w:rFonts w:ascii="Times New Roman" w:hAnsi="Times New Roman" w:cs="Times New Roman"/>
        </w:rPr>
      </w:pPr>
    </w:p>
    <w:p w14:paraId="60AB1142" w14:textId="53043766" w:rsidR="0F467C9B" w:rsidRPr="00B118BB" w:rsidRDefault="01B6807F" w:rsidP="2FF04C84">
      <w:pPr>
        <w:pStyle w:val="ListParagraph"/>
        <w:ind w:left="1080"/>
        <w:rPr>
          <w:rFonts w:ascii="Times New Roman" w:hAnsi="Times New Roman" w:cs="Times New Roman"/>
        </w:rPr>
      </w:pPr>
      <w:r w:rsidRPr="2FF04C84">
        <w:rPr>
          <w:rFonts w:ascii="Times New Roman" w:hAnsi="Times New Roman" w:cs="Times New Roman"/>
        </w:rPr>
        <w:t xml:space="preserve">3.4.1.3 </w:t>
      </w:r>
      <w:r w:rsidR="6E5CA25F" w:rsidRPr="2FF04C84">
        <w:rPr>
          <w:rFonts w:ascii="Times New Roman" w:hAnsi="Times New Roman" w:cs="Times New Roman"/>
        </w:rPr>
        <w:t>The System shall recognize and immediately process data pushed to The System by information relay devices.</w:t>
      </w:r>
    </w:p>
    <w:p w14:paraId="20010AFF" w14:textId="22DE839E" w:rsidR="1723D9D5" w:rsidRDefault="1723D9D5" w:rsidP="1723D9D5">
      <w:pPr>
        <w:pStyle w:val="ListParagraph"/>
        <w:ind w:left="1080"/>
        <w:rPr>
          <w:rFonts w:ascii="Times New Roman" w:hAnsi="Times New Roman" w:cs="Times New Roman"/>
          <w:u w:val="single"/>
        </w:rPr>
      </w:pPr>
    </w:p>
    <w:p w14:paraId="0ADB3921" w14:textId="1D27A25B" w:rsidR="3CF58A10" w:rsidRPr="00EC1DD2" w:rsidRDefault="001120EB" w:rsidP="005978CF">
      <w:pPr>
        <w:pStyle w:val="Heading3"/>
      </w:pPr>
      <w:bookmarkStart w:id="185" w:name="_Toc214006661"/>
      <w:r w:rsidRPr="00EB7618">
        <w:t>Reliability</w:t>
      </w:r>
      <w:bookmarkEnd w:id="185"/>
    </w:p>
    <w:p w14:paraId="513240D5" w14:textId="55AA8794" w:rsidR="1C42BE58" w:rsidRPr="009E6583" w:rsidRDefault="323AA6DB" w:rsidP="2F6F32B5">
      <w:pPr>
        <w:pStyle w:val="ListParagraph"/>
        <w:ind w:left="1080"/>
        <w:rPr>
          <w:rFonts w:ascii="Times New Roman" w:hAnsi="Times New Roman" w:cs="Times New Roman"/>
        </w:rPr>
      </w:pPr>
      <w:r w:rsidRPr="388C09BA">
        <w:rPr>
          <w:rFonts w:ascii="Times New Roman" w:hAnsi="Times New Roman" w:cs="Times New Roman"/>
        </w:rPr>
        <w:t>3.4.</w:t>
      </w:r>
      <w:r w:rsidRPr="53A6B7AA">
        <w:rPr>
          <w:rFonts w:ascii="Times New Roman" w:hAnsi="Times New Roman" w:cs="Times New Roman"/>
        </w:rPr>
        <w:t xml:space="preserve">2.1 </w:t>
      </w:r>
      <w:r w:rsidR="3341B102" w:rsidRPr="53A6B7AA">
        <w:rPr>
          <w:rFonts w:ascii="Times New Roman" w:hAnsi="Times New Roman" w:cs="Times New Roman"/>
        </w:rPr>
        <w:t>In</w:t>
      </w:r>
      <w:r w:rsidR="3341B102" w:rsidRPr="2C457367">
        <w:rPr>
          <w:rFonts w:ascii="Times New Roman" w:hAnsi="Times New Roman" w:cs="Times New Roman"/>
        </w:rPr>
        <w:t xml:space="preserve"> the event of inoperable communication between The System and data sources, The System shall continue to operate. </w:t>
      </w:r>
    </w:p>
    <w:p w14:paraId="71AFE9F1" w14:textId="198174C8" w:rsidR="3CF58A10" w:rsidRDefault="3CF58A10" w:rsidP="3CF58A10">
      <w:pPr>
        <w:pStyle w:val="ListParagraph"/>
        <w:ind w:left="1080"/>
        <w:rPr>
          <w:rFonts w:ascii="Times New Roman" w:hAnsi="Times New Roman" w:cs="Times New Roman"/>
        </w:rPr>
      </w:pPr>
    </w:p>
    <w:p w14:paraId="35FA6D67" w14:textId="1DE7C798" w:rsidR="4DC0FFE8" w:rsidRPr="00EC1DD2" w:rsidRDefault="6EC1E466" w:rsidP="00EC1DD2">
      <w:pPr>
        <w:pStyle w:val="ListParagraph"/>
        <w:ind w:left="1080"/>
        <w:rPr>
          <w:rFonts w:ascii="Times New Roman" w:hAnsi="Times New Roman" w:cs="Times New Roman"/>
        </w:rPr>
      </w:pPr>
      <w:r w:rsidRPr="0D0AE4FF">
        <w:rPr>
          <w:rFonts w:ascii="Times New Roman" w:hAnsi="Times New Roman" w:cs="Times New Roman"/>
        </w:rPr>
        <w:t>3.4.2.2</w:t>
      </w:r>
      <w:r w:rsidR="04DE5FCF" w:rsidRPr="0D0AE4FF">
        <w:rPr>
          <w:rFonts w:ascii="Times New Roman" w:hAnsi="Times New Roman" w:cs="Times New Roman"/>
        </w:rPr>
        <w:t xml:space="preserve"> The</w:t>
      </w:r>
      <w:r w:rsidR="4B416CAC" w:rsidRPr="0D0AE4FF">
        <w:rPr>
          <w:rFonts w:ascii="Times New Roman" w:hAnsi="Times New Roman" w:cs="Times New Roman"/>
        </w:rPr>
        <w:t xml:space="preserve"> System shall display a warning to users if connectivity to a data source has been lost.  </w:t>
      </w:r>
    </w:p>
    <w:p w14:paraId="56715AFE" w14:textId="49BC3035" w:rsidR="4DC0FFE8" w:rsidRDefault="4DC0FFE8" w:rsidP="4DC0FFE8">
      <w:pPr>
        <w:pStyle w:val="ListParagraph"/>
        <w:ind w:left="1080"/>
        <w:rPr>
          <w:rFonts w:ascii="Times New Roman" w:hAnsi="Times New Roman" w:cs="Times New Roman"/>
        </w:rPr>
      </w:pPr>
    </w:p>
    <w:p w14:paraId="5D3560CF" w14:textId="4536D911" w:rsidR="2F84FB16" w:rsidRPr="00687264" w:rsidRDefault="001120EB" w:rsidP="005978CF">
      <w:pPr>
        <w:pStyle w:val="Heading3"/>
      </w:pPr>
      <w:bookmarkStart w:id="186" w:name="_Toc214006662"/>
      <w:r w:rsidRPr="00687264">
        <w:t>Maintainability</w:t>
      </w:r>
      <w:bookmarkEnd w:id="186"/>
    </w:p>
    <w:p w14:paraId="23B324CB" w14:textId="694042B8" w:rsidR="0605DDB2" w:rsidRPr="00DB1374" w:rsidRDefault="570EA24D" w:rsidP="3280AAAF">
      <w:pPr>
        <w:pStyle w:val="ListParagraph"/>
        <w:ind w:left="1080"/>
        <w:rPr>
          <w:rFonts w:ascii="Times New Roman" w:hAnsi="Times New Roman" w:cs="Times New Roman"/>
        </w:rPr>
      </w:pPr>
      <w:r w:rsidRPr="3A12C664">
        <w:rPr>
          <w:rFonts w:ascii="Times New Roman" w:hAnsi="Times New Roman" w:cs="Times New Roman"/>
        </w:rPr>
        <w:t xml:space="preserve">3.4.3.1 </w:t>
      </w:r>
      <w:r w:rsidR="241DBA90" w:rsidRPr="3A12C664">
        <w:rPr>
          <w:rFonts w:ascii="Times New Roman" w:hAnsi="Times New Roman" w:cs="Times New Roman"/>
        </w:rPr>
        <w:t>Upon</w:t>
      </w:r>
      <w:r w:rsidR="241DBA90" w:rsidRPr="001E3E35">
        <w:rPr>
          <w:rFonts w:ascii="Times New Roman" w:hAnsi="Times New Roman" w:cs="Times New Roman"/>
        </w:rPr>
        <w:t xml:space="preserve"> the addition, modification, or deletion </w:t>
      </w:r>
      <w:r w:rsidR="008744CB" w:rsidRPr="001E3E35">
        <w:rPr>
          <w:rFonts w:ascii="Times New Roman" w:hAnsi="Times New Roman" w:cs="Times New Roman"/>
        </w:rPr>
        <w:t>of alerts</w:t>
      </w:r>
      <w:r w:rsidR="241DBA90" w:rsidRPr="001E3E35">
        <w:rPr>
          <w:rFonts w:ascii="Times New Roman" w:hAnsi="Times New Roman" w:cs="Times New Roman"/>
        </w:rPr>
        <w:t>, The System shall not require significant alteration (no system reboot or recompilation of source code is required).</w:t>
      </w:r>
    </w:p>
    <w:p w14:paraId="0AB830E6" w14:textId="0C5A8252" w:rsidR="0605DDB2" w:rsidRPr="00DB1374" w:rsidRDefault="0605DDB2" w:rsidP="3280AAAF">
      <w:pPr>
        <w:pStyle w:val="ListParagraph"/>
        <w:ind w:left="1080"/>
        <w:rPr>
          <w:rFonts w:ascii="Times New Roman" w:hAnsi="Times New Roman" w:cs="Times New Roman"/>
        </w:rPr>
      </w:pPr>
    </w:p>
    <w:p w14:paraId="63EEE8C9" w14:textId="509AC990" w:rsidR="0605DDB2" w:rsidRPr="00DB1374" w:rsidRDefault="00E51675" w:rsidP="3280AAAF">
      <w:pPr>
        <w:pStyle w:val="ListParagraph"/>
        <w:ind w:left="1080"/>
        <w:rPr>
          <w:rFonts w:ascii="Times New Roman" w:hAnsi="Times New Roman" w:cs="Times New Roman"/>
        </w:rPr>
      </w:pPr>
      <w:r>
        <w:rPr>
          <w:rFonts w:ascii="Times New Roman" w:hAnsi="Times New Roman" w:cs="Times New Roman"/>
        </w:rPr>
        <w:t xml:space="preserve"> </w:t>
      </w:r>
      <w:r w:rsidR="0625343C" w:rsidRPr="38C5FA81">
        <w:rPr>
          <w:rFonts w:ascii="Times New Roman" w:hAnsi="Times New Roman" w:cs="Times New Roman"/>
        </w:rPr>
        <w:t xml:space="preserve">3.4.3.2 </w:t>
      </w:r>
      <w:r w:rsidR="241DBA90" w:rsidRPr="38C5FA81">
        <w:rPr>
          <w:rFonts w:ascii="Times New Roman" w:hAnsi="Times New Roman" w:cs="Times New Roman"/>
        </w:rPr>
        <w:t>The</w:t>
      </w:r>
      <w:r w:rsidR="241DBA90" w:rsidRPr="00F6206C">
        <w:rPr>
          <w:rFonts w:ascii="Times New Roman" w:hAnsi="Times New Roman" w:cs="Times New Roman"/>
        </w:rPr>
        <w:t xml:space="preserve"> System shall not require a reboot for addition or modification of data or alerts.</w:t>
      </w:r>
    </w:p>
    <w:p w14:paraId="5D17D916" w14:textId="4B23DD21" w:rsidR="0605DDB2" w:rsidRPr="00DB1374" w:rsidRDefault="0605DDB2" w:rsidP="3280AAAF">
      <w:pPr>
        <w:pStyle w:val="ListParagraph"/>
        <w:ind w:left="1080"/>
        <w:rPr>
          <w:rFonts w:ascii="Times New Roman" w:hAnsi="Times New Roman" w:cs="Times New Roman"/>
        </w:rPr>
      </w:pPr>
    </w:p>
    <w:p w14:paraId="28F37A54" w14:textId="1A3B8E66" w:rsidR="0605DDB2" w:rsidRPr="00DB1374" w:rsidRDefault="00076766" w:rsidP="3280AAAF">
      <w:pPr>
        <w:pStyle w:val="ListParagraph"/>
        <w:ind w:left="1080"/>
        <w:rPr>
          <w:rFonts w:ascii="Times New Roman" w:hAnsi="Times New Roman" w:cs="Times New Roman"/>
        </w:rPr>
      </w:pPr>
      <w:r>
        <w:rPr>
          <w:rFonts w:ascii="Times New Roman" w:hAnsi="Times New Roman" w:cs="Times New Roman"/>
        </w:rPr>
        <w:t xml:space="preserve"> </w:t>
      </w:r>
      <w:r w:rsidR="6BA80323" w:rsidRPr="716E980A">
        <w:rPr>
          <w:rFonts w:ascii="Times New Roman" w:hAnsi="Times New Roman" w:cs="Times New Roman"/>
        </w:rPr>
        <w:t xml:space="preserve">3.4.3.3 </w:t>
      </w:r>
      <w:r w:rsidR="241DBA90" w:rsidRPr="716E980A">
        <w:rPr>
          <w:rFonts w:ascii="Times New Roman" w:hAnsi="Times New Roman" w:cs="Times New Roman"/>
        </w:rPr>
        <w:t>The</w:t>
      </w:r>
      <w:r w:rsidR="241DBA90" w:rsidRPr="001A464C">
        <w:rPr>
          <w:rFonts w:ascii="Times New Roman" w:hAnsi="Times New Roman" w:cs="Times New Roman"/>
        </w:rPr>
        <w:t xml:space="preserve"> RWIS Subsystem shall be runnable for development and testing purposes on development machines with local copies of data. </w:t>
      </w:r>
    </w:p>
    <w:p w14:paraId="5A17D24B" w14:textId="669C684F" w:rsidR="0605DDB2" w:rsidRPr="00DB1374" w:rsidRDefault="0605DDB2" w:rsidP="3280AAAF">
      <w:pPr>
        <w:pStyle w:val="ListParagraph"/>
        <w:ind w:left="1080"/>
        <w:rPr>
          <w:rFonts w:ascii="Times New Roman" w:hAnsi="Times New Roman" w:cs="Times New Roman"/>
        </w:rPr>
      </w:pPr>
    </w:p>
    <w:p w14:paraId="6DAE4C48" w14:textId="6CD56ABD" w:rsidR="0605DDB2" w:rsidRPr="00DB1374" w:rsidRDefault="6CE4DE02" w:rsidP="3280AAAF">
      <w:pPr>
        <w:pStyle w:val="ListParagraph"/>
        <w:ind w:left="1080"/>
        <w:rPr>
          <w:rFonts w:ascii="Times New Roman" w:hAnsi="Times New Roman" w:cs="Times New Roman"/>
        </w:rPr>
      </w:pPr>
      <w:r w:rsidRPr="336CC657">
        <w:rPr>
          <w:rFonts w:ascii="Times New Roman" w:hAnsi="Times New Roman" w:cs="Times New Roman"/>
        </w:rPr>
        <w:lastRenderedPageBreak/>
        <w:t xml:space="preserve">3.4.3.4 </w:t>
      </w:r>
      <w:r w:rsidR="241DBA90" w:rsidRPr="336CC657">
        <w:rPr>
          <w:rFonts w:ascii="Times New Roman" w:hAnsi="Times New Roman" w:cs="Times New Roman"/>
        </w:rPr>
        <w:t>The</w:t>
      </w:r>
      <w:r w:rsidR="241DBA90" w:rsidRPr="00FC1427">
        <w:rPr>
          <w:rFonts w:ascii="Times New Roman" w:hAnsi="Times New Roman" w:cs="Times New Roman"/>
        </w:rPr>
        <w:t xml:space="preserve"> RWIS Subsystem shall read, extract, preprocess, and store data in a way that is intuitive and easy to manage. </w:t>
      </w:r>
    </w:p>
    <w:p w14:paraId="3982B372" w14:textId="542EFE9D" w:rsidR="64F869EB" w:rsidRDefault="64F869EB" w:rsidP="64F869EB">
      <w:pPr>
        <w:pStyle w:val="ListParagraph"/>
        <w:ind w:left="1080"/>
        <w:rPr>
          <w:rFonts w:ascii="Times New Roman" w:hAnsi="Times New Roman" w:cs="Times New Roman"/>
        </w:rPr>
      </w:pPr>
    </w:p>
    <w:p w14:paraId="129967D7" w14:textId="0D7A9FBE" w:rsidR="0605DDB2" w:rsidRPr="00DB1374" w:rsidRDefault="11814068" w:rsidP="000DC2D5">
      <w:pPr>
        <w:pStyle w:val="ListParagraph"/>
        <w:ind w:left="1080"/>
        <w:rPr>
          <w:rFonts w:ascii="Times New Roman" w:hAnsi="Times New Roman" w:cs="Times New Roman"/>
        </w:rPr>
      </w:pPr>
      <w:r w:rsidRPr="1B9582F3">
        <w:rPr>
          <w:rFonts w:ascii="Times New Roman" w:hAnsi="Times New Roman" w:cs="Times New Roman"/>
        </w:rPr>
        <w:t xml:space="preserve">3.4.3.5 </w:t>
      </w:r>
      <w:r w:rsidR="241DBA90" w:rsidRPr="00DA5D8E">
        <w:rPr>
          <w:rFonts w:ascii="Times New Roman" w:hAnsi="Times New Roman" w:cs="Times New Roman"/>
        </w:rPr>
        <w:t xml:space="preserve">The RWIS Subsystem shall be structured in a way that is easy to modify for future applications. </w:t>
      </w:r>
    </w:p>
    <w:p w14:paraId="2AFEA78C" w14:textId="33E83CA6" w:rsidR="0605DDB2" w:rsidRPr="00DB1374" w:rsidRDefault="0605DDB2" w:rsidP="000DC2D5">
      <w:pPr>
        <w:pStyle w:val="ListParagraph"/>
        <w:ind w:left="1080"/>
        <w:rPr>
          <w:rFonts w:ascii="Times New Roman" w:hAnsi="Times New Roman" w:cs="Times New Roman"/>
        </w:rPr>
      </w:pPr>
    </w:p>
    <w:p w14:paraId="673819BF" w14:textId="682FF131" w:rsidR="3280AAAF" w:rsidRDefault="08D7DC25" w:rsidP="04D60DA6">
      <w:pPr>
        <w:pStyle w:val="ListParagraph"/>
        <w:ind w:left="1080"/>
        <w:rPr>
          <w:rFonts w:ascii="Times New Roman" w:hAnsi="Times New Roman" w:cs="Times New Roman"/>
        </w:rPr>
      </w:pPr>
      <w:r w:rsidRPr="440DC34B">
        <w:rPr>
          <w:rFonts w:ascii="Times New Roman" w:hAnsi="Times New Roman" w:cs="Times New Roman"/>
        </w:rPr>
        <w:t xml:space="preserve">3.4.3.6 </w:t>
      </w:r>
      <w:r w:rsidR="241DBA90" w:rsidRPr="440DC34B">
        <w:rPr>
          <w:rFonts w:ascii="Times New Roman" w:hAnsi="Times New Roman" w:cs="Times New Roman"/>
        </w:rPr>
        <w:t>The</w:t>
      </w:r>
      <w:r w:rsidR="241DBA90" w:rsidRPr="00DB1374">
        <w:rPr>
          <w:rFonts w:ascii="Times New Roman" w:hAnsi="Times New Roman" w:cs="Times New Roman"/>
        </w:rPr>
        <w:t xml:space="preserve"> RWIS Subsystem shall be modular, facilitating code-reuse, configuration, and unit-testing.</w:t>
      </w:r>
    </w:p>
    <w:p w14:paraId="04131BE9" w14:textId="30CFB6E8" w:rsidR="41986D06" w:rsidRDefault="41986D06" w:rsidP="41986D06">
      <w:pPr>
        <w:pStyle w:val="ListParagraph"/>
        <w:ind w:left="1080"/>
        <w:rPr>
          <w:rFonts w:ascii="Times New Roman" w:hAnsi="Times New Roman" w:cs="Times New Roman"/>
        </w:rPr>
      </w:pPr>
    </w:p>
    <w:p w14:paraId="6833B8DC" w14:textId="028AC017" w:rsidR="3280AAAF" w:rsidRPr="005978CF" w:rsidRDefault="00EB7618" w:rsidP="005978CF">
      <w:pPr>
        <w:pStyle w:val="Heading3"/>
      </w:pPr>
      <w:bookmarkStart w:id="187" w:name="_Toc214006663"/>
      <w:r w:rsidRPr="00EB7618">
        <w:t>Performance Requirements</w:t>
      </w:r>
      <w:bookmarkEnd w:id="187"/>
    </w:p>
    <w:p w14:paraId="595CA21B" w14:textId="5AF00F71" w:rsidR="02F66D5C" w:rsidRPr="004F78AE" w:rsidRDefault="4C6079B8" w:rsidP="6F4ED78E">
      <w:pPr>
        <w:pStyle w:val="ListParagraph"/>
        <w:ind w:left="1080"/>
        <w:rPr>
          <w:rFonts w:ascii="Times New Roman" w:hAnsi="Times New Roman" w:cs="Times New Roman"/>
        </w:rPr>
      </w:pPr>
      <w:r w:rsidRPr="7A7AD4BE">
        <w:rPr>
          <w:rFonts w:ascii="Times New Roman" w:hAnsi="Times New Roman" w:cs="Times New Roman"/>
        </w:rPr>
        <w:t xml:space="preserve">3.4.4.1 </w:t>
      </w:r>
      <w:r w:rsidR="55CB9248" w:rsidRPr="7A7AD4BE">
        <w:rPr>
          <w:rFonts w:ascii="Times New Roman" w:hAnsi="Times New Roman" w:cs="Times New Roman"/>
        </w:rPr>
        <w:t>The</w:t>
      </w:r>
      <w:r w:rsidR="55CB9248" w:rsidRPr="004F78AE">
        <w:rPr>
          <w:rFonts w:ascii="Times New Roman" w:hAnsi="Times New Roman" w:cs="Times New Roman"/>
        </w:rPr>
        <w:t xml:space="preserve"> map-based user interfaces and data acquisition shall automatically refresh every five minutes.   </w:t>
      </w:r>
    </w:p>
    <w:p w14:paraId="354631A7" w14:textId="3421AC37" w:rsidR="3280AAAF" w:rsidRDefault="3280AAAF" w:rsidP="3280AAAF">
      <w:pPr>
        <w:pStyle w:val="ListParagraph"/>
        <w:ind w:left="1080"/>
        <w:rPr>
          <w:rFonts w:ascii="Times New Roman" w:hAnsi="Times New Roman" w:cs="Times New Roman"/>
        </w:rPr>
      </w:pPr>
    </w:p>
    <w:p w14:paraId="5C04C2E9" w14:textId="27D72DCE" w:rsidR="1FB8106D" w:rsidRPr="005978CF" w:rsidRDefault="00EB7618" w:rsidP="005978CF">
      <w:pPr>
        <w:pStyle w:val="Heading3"/>
      </w:pPr>
      <w:bookmarkStart w:id="188" w:name="_Toc214006664"/>
      <w:r w:rsidRPr="00EB7618">
        <w:t>Non-Functional Requirements</w:t>
      </w:r>
      <w:bookmarkEnd w:id="188"/>
    </w:p>
    <w:p w14:paraId="492D087B" w14:textId="1A78B86F" w:rsidR="38D95E8D" w:rsidRPr="00ED33AB" w:rsidRDefault="71D83E87" w:rsidP="2BDA7F4E">
      <w:pPr>
        <w:pStyle w:val="ListParagraph"/>
        <w:ind w:left="1080"/>
        <w:rPr>
          <w:rFonts w:ascii="Times New Roman" w:hAnsi="Times New Roman" w:cs="Times New Roman"/>
        </w:rPr>
      </w:pPr>
      <w:r w:rsidRPr="3F079CE4">
        <w:rPr>
          <w:rFonts w:ascii="Times New Roman" w:hAnsi="Times New Roman" w:cs="Times New Roman"/>
        </w:rPr>
        <w:t xml:space="preserve">3.4.5.1 </w:t>
      </w:r>
      <w:r w:rsidR="17CCC00F" w:rsidRPr="3F079CE4">
        <w:rPr>
          <w:rFonts w:ascii="Times New Roman" w:hAnsi="Times New Roman" w:cs="Times New Roman"/>
        </w:rPr>
        <w:t>The</w:t>
      </w:r>
      <w:r w:rsidR="17CCC00F" w:rsidRPr="00C92889">
        <w:rPr>
          <w:rFonts w:ascii="Times New Roman" w:hAnsi="Times New Roman" w:cs="Times New Roman"/>
        </w:rPr>
        <w:t xml:space="preserve"> System shall be structured in a manner such that a backup mechanism for the server can easily back up system data and that The System can be readily restored from such backups. </w:t>
      </w:r>
    </w:p>
    <w:p w14:paraId="56451C98" w14:textId="497464A2" w:rsidR="38D95E8D" w:rsidRPr="00ED33AB" w:rsidRDefault="38D95E8D" w:rsidP="3D56CFD6">
      <w:pPr>
        <w:pStyle w:val="ListParagraph"/>
        <w:ind w:left="1080"/>
        <w:rPr>
          <w:rFonts w:ascii="Times New Roman" w:hAnsi="Times New Roman" w:cs="Times New Roman"/>
        </w:rPr>
      </w:pPr>
    </w:p>
    <w:p w14:paraId="1F64CE25" w14:textId="7A4AB751" w:rsidR="38D95E8D" w:rsidRPr="00ED33AB" w:rsidRDefault="6CDB79FD" w:rsidP="00ED33AB">
      <w:pPr>
        <w:pStyle w:val="ListParagraph"/>
        <w:ind w:left="1080"/>
        <w:rPr>
          <w:rFonts w:ascii="Times New Roman" w:hAnsi="Times New Roman" w:cs="Times New Roman"/>
        </w:rPr>
      </w:pPr>
      <w:r w:rsidRPr="3A37E6A8">
        <w:rPr>
          <w:rFonts w:ascii="Times New Roman" w:hAnsi="Times New Roman" w:cs="Times New Roman"/>
        </w:rPr>
        <w:t xml:space="preserve">3.4.5.2 </w:t>
      </w:r>
      <w:r w:rsidR="17CCC00F" w:rsidRPr="3A37E6A8">
        <w:rPr>
          <w:rFonts w:ascii="Times New Roman" w:hAnsi="Times New Roman" w:cs="Times New Roman"/>
        </w:rPr>
        <w:t>The</w:t>
      </w:r>
      <w:r w:rsidR="17CCC00F" w:rsidRPr="00C07367">
        <w:rPr>
          <w:rFonts w:ascii="Times New Roman" w:hAnsi="Times New Roman" w:cs="Times New Roman"/>
        </w:rPr>
        <w:t xml:space="preserve"> user interface shall allow the user to intuitively select objects on the computer screen by point-and-click manipulation with a pointing device.</w:t>
      </w:r>
    </w:p>
    <w:p w14:paraId="4A1E1BAA" w14:textId="1971E79E" w:rsidR="68DB841A" w:rsidRDefault="68DB841A" w:rsidP="68DB841A">
      <w:pPr>
        <w:pStyle w:val="ListParagraph"/>
        <w:ind w:left="1080"/>
        <w:rPr>
          <w:rFonts w:ascii="Times New Roman" w:hAnsi="Times New Roman" w:cs="Times New Roman"/>
        </w:rPr>
      </w:pPr>
    </w:p>
    <w:p w14:paraId="10DF2486" w14:textId="77777777" w:rsidR="00C961B6" w:rsidRDefault="00C961B6">
      <w:pPr>
        <w:rPr>
          <w:ins w:id="189" w:author="Galarus, Douglas" w:date="2025-11-26T12:47:00Z" w16du:dateUtc="2025-11-26T19:47:00Z"/>
          <w:rFonts w:ascii="Times New Roman" w:hAnsi="Times New Roman" w:cs="Times New Roman"/>
          <w:b/>
          <w:bCs/>
          <w:sz w:val="28"/>
          <w:szCs w:val="28"/>
        </w:rPr>
      </w:pPr>
      <w:bookmarkStart w:id="190" w:name="_Toc214006665"/>
      <w:ins w:id="191" w:author="Galarus, Douglas" w:date="2025-11-26T12:47:00Z" w16du:dateUtc="2025-11-26T19:47:00Z">
        <w:r>
          <w:br w:type="page"/>
        </w:r>
      </w:ins>
    </w:p>
    <w:p w14:paraId="4C0F8033" w14:textId="0A76F69A" w:rsidR="37578C9E" w:rsidRPr="00EC1DD2" w:rsidRDefault="00776E97" w:rsidP="005978CF">
      <w:pPr>
        <w:pStyle w:val="Heading2"/>
      </w:pPr>
      <w:r>
        <w:lastRenderedPageBreak/>
        <w:t>Application Requirements</w:t>
      </w:r>
      <w:bookmarkEnd w:id="190"/>
    </w:p>
    <w:p w14:paraId="4B81D64F" w14:textId="2833DD73" w:rsidR="3280AAAF" w:rsidRPr="00EC1DD2" w:rsidRDefault="00C306D3" w:rsidP="005978CF">
      <w:pPr>
        <w:pStyle w:val="Heading3"/>
      </w:pPr>
      <w:bookmarkStart w:id="192" w:name="_Toc214006666"/>
      <w:r w:rsidRPr="00EC7D6C">
        <w:t>General</w:t>
      </w:r>
      <w:bookmarkEnd w:id="192"/>
    </w:p>
    <w:p w14:paraId="5034D62D" w14:textId="3075B404" w:rsidR="5E202D30" w:rsidRPr="00692489" w:rsidRDefault="1C0C37AE" w:rsidP="0D64DC22">
      <w:pPr>
        <w:pStyle w:val="ListParagraph"/>
        <w:ind w:left="1080"/>
        <w:rPr>
          <w:rFonts w:ascii="Times New Roman" w:hAnsi="Times New Roman" w:cs="Times New Roman"/>
        </w:rPr>
      </w:pPr>
      <w:r w:rsidRPr="3A37E6A8">
        <w:rPr>
          <w:rFonts w:ascii="Times New Roman" w:hAnsi="Times New Roman" w:cs="Times New Roman"/>
        </w:rPr>
        <w:t xml:space="preserve">3.5.1.1 </w:t>
      </w:r>
      <w:r w:rsidR="5E202D30" w:rsidRPr="00440602">
        <w:rPr>
          <w:rFonts w:ascii="Times New Roman" w:hAnsi="Times New Roman" w:cs="Times New Roman"/>
        </w:rPr>
        <w:t>The application shall be available via commonly available, recent versions of web browser software running on a desktop or laptop PC platform.</w:t>
      </w:r>
      <w:r w:rsidR="006F1BAE">
        <w:rPr>
          <w:rFonts w:ascii="Times New Roman" w:hAnsi="Times New Roman" w:cs="Times New Roman"/>
        </w:rPr>
        <w:t xml:space="preserve"> </w:t>
      </w:r>
    </w:p>
    <w:p w14:paraId="65BABC48" w14:textId="0F2074E4" w:rsidR="5E202D30" w:rsidRPr="00692489" w:rsidRDefault="6EC2E0C4" w:rsidP="28325ED6">
      <w:pPr>
        <w:ind w:left="1080"/>
        <w:rPr>
          <w:rFonts w:ascii="Times New Roman" w:hAnsi="Times New Roman" w:cs="Times New Roman"/>
        </w:rPr>
      </w:pPr>
      <w:r w:rsidRPr="2C5D867B">
        <w:rPr>
          <w:rFonts w:ascii="Times New Roman" w:hAnsi="Times New Roman" w:cs="Times New Roman"/>
        </w:rPr>
        <w:t xml:space="preserve">3.5.1.2 </w:t>
      </w:r>
      <w:r w:rsidR="5E202D30" w:rsidRPr="2C5D867B">
        <w:rPr>
          <w:rFonts w:ascii="Times New Roman" w:hAnsi="Times New Roman" w:cs="Times New Roman"/>
        </w:rPr>
        <w:t>The</w:t>
      </w:r>
      <w:r w:rsidR="5E202D30" w:rsidRPr="00785198">
        <w:rPr>
          <w:rFonts w:ascii="Times New Roman" w:hAnsi="Times New Roman" w:cs="Times New Roman"/>
        </w:rPr>
        <w:t xml:space="preserve"> application shall be housed on a </w:t>
      </w:r>
      <w:r w:rsidR="4E2F9A28" w:rsidRPr="0D64DC22">
        <w:rPr>
          <w:rFonts w:ascii="Times New Roman" w:hAnsi="Times New Roman" w:cs="Times New Roman"/>
        </w:rPr>
        <w:t xml:space="preserve">local </w:t>
      </w:r>
      <w:r w:rsidR="5E202D30" w:rsidRPr="0D64DC22">
        <w:rPr>
          <w:rFonts w:ascii="Times New Roman" w:hAnsi="Times New Roman" w:cs="Times New Roman"/>
        </w:rPr>
        <w:t>server.</w:t>
      </w:r>
      <w:r w:rsidR="003A6BDE">
        <w:rPr>
          <w:rFonts w:ascii="Times New Roman" w:hAnsi="Times New Roman" w:cs="Times New Roman"/>
        </w:rPr>
        <w:t xml:space="preserve"> </w:t>
      </w:r>
    </w:p>
    <w:p w14:paraId="6E455046" w14:textId="2EC7D09A" w:rsidR="5E202D30" w:rsidRPr="00692489" w:rsidRDefault="78181CCC" w:rsidP="1BD81AA2">
      <w:pPr>
        <w:ind w:left="1080"/>
        <w:rPr>
          <w:rFonts w:ascii="Times New Roman" w:hAnsi="Times New Roman" w:cs="Times New Roman"/>
        </w:rPr>
      </w:pPr>
      <w:r w:rsidRPr="2EDA91EE">
        <w:rPr>
          <w:rFonts w:ascii="Times New Roman" w:hAnsi="Times New Roman" w:cs="Times New Roman"/>
        </w:rPr>
        <w:t>3.5.1.</w:t>
      </w:r>
      <w:r w:rsidRPr="61C1E898">
        <w:rPr>
          <w:rFonts w:ascii="Times New Roman" w:hAnsi="Times New Roman" w:cs="Times New Roman"/>
        </w:rPr>
        <w:t xml:space="preserve">3 </w:t>
      </w:r>
      <w:r w:rsidR="5E202D30" w:rsidRPr="2EDA91EE">
        <w:rPr>
          <w:rFonts w:ascii="Times New Roman" w:hAnsi="Times New Roman" w:cs="Times New Roman"/>
        </w:rPr>
        <w:t>The</w:t>
      </w:r>
      <w:r w:rsidR="5E202D30" w:rsidRPr="00124B51">
        <w:rPr>
          <w:rFonts w:ascii="Times New Roman" w:hAnsi="Times New Roman" w:cs="Times New Roman"/>
        </w:rPr>
        <w:t xml:space="preserve"> application shall pull in data from specific sources and provide that data to user groups via web-based protocols.</w:t>
      </w:r>
      <w:r w:rsidR="00363CA1">
        <w:rPr>
          <w:rFonts w:ascii="Times New Roman" w:hAnsi="Times New Roman" w:cs="Times New Roman"/>
        </w:rPr>
        <w:t xml:space="preserve"> </w:t>
      </w:r>
    </w:p>
    <w:p w14:paraId="34DD92B8" w14:textId="2136238F" w:rsidR="5E202D30" w:rsidRDefault="132CD83D" w:rsidP="3672B05F">
      <w:pPr>
        <w:ind w:left="1080"/>
        <w:rPr>
          <w:rFonts w:ascii="Times New Roman" w:hAnsi="Times New Roman" w:cs="Times New Roman"/>
        </w:rPr>
      </w:pPr>
      <w:r w:rsidRPr="4B5B7914">
        <w:rPr>
          <w:rFonts w:ascii="Times New Roman" w:hAnsi="Times New Roman" w:cs="Times New Roman"/>
        </w:rPr>
        <w:t>3.5.</w:t>
      </w:r>
      <w:r w:rsidRPr="384D6354">
        <w:rPr>
          <w:rFonts w:ascii="Times New Roman" w:hAnsi="Times New Roman" w:cs="Times New Roman"/>
        </w:rPr>
        <w:t>1.</w:t>
      </w:r>
      <w:r w:rsidRPr="69BCA853">
        <w:rPr>
          <w:rFonts w:ascii="Times New Roman" w:hAnsi="Times New Roman" w:cs="Times New Roman"/>
        </w:rPr>
        <w:t xml:space="preserve">4 </w:t>
      </w:r>
      <w:r w:rsidR="5E202D30" w:rsidRPr="69BCA853">
        <w:rPr>
          <w:rFonts w:ascii="Times New Roman" w:hAnsi="Times New Roman" w:cs="Times New Roman"/>
        </w:rPr>
        <w:t>The</w:t>
      </w:r>
      <w:r w:rsidR="5E202D30" w:rsidRPr="00692489">
        <w:rPr>
          <w:rFonts w:ascii="Times New Roman" w:hAnsi="Times New Roman" w:cs="Times New Roman"/>
        </w:rPr>
        <w:t xml:space="preserve"> application shall receive data from specific sources and provide that data to user groups via web-based protocols. </w:t>
      </w:r>
    </w:p>
    <w:p w14:paraId="724C319A" w14:textId="77777777" w:rsidR="00BC2797" w:rsidRDefault="00BC2797" w:rsidP="3672B05F">
      <w:pPr>
        <w:ind w:left="1080"/>
        <w:rPr>
          <w:rFonts w:ascii="Times New Roman" w:hAnsi="Times New Roman" w:cs="Times New Roman"/>
        </w:rPr>
      </w:pPr>
    </w:p>
    <w:p w14:paraId="21805A6D" w14:textId="77777777" w:rsidR="00D33807" w:rsidRDefault="00D33807" w:rsidP="3672B05F">
      <w:pPr>
        <w:ind w:left="1080"/>
        <w:rPr>
          <w:rFonts w:ascii="Times New Roman" w:hAnsi="Times New Roman" w:cs="Times New Roman"/>
        </w:rPr>
      </w:pPr>
    </w:p>
    <w:p w14:paraId="7D919263" w14:textId="77777777" w:rsidR="00D33807" w:rsidRDefault="00D33807" w:rsidP="3672B05F">
      <w:pPr>
        <w:ind w:left="1080"/>
        <w:rPr>
          <w:rFonts w:ascii="Times New Roman" w:hAnsi="Times New Roman" w:cs="Times New Roman"/>
        </w:rPr>
      </w:pPr>
    </w:p>
    <w:p w14:paraId="10D0A86A" w14:textId="77777777" w:rsidR="00D33807" w:rsidRDefault="00D33807" w:rsidP="3672B05F">
      <w:pPr>
        <w:ind w:left="1080"/>
        <w:rPr>
          <w:rFonts w:ascii="Times New Roman" w:hAnsi="Times New Roman" w:cs="Times New Roman"/>
        </w:rPr>
      </w:pPr>
    </w:p>
    <w:p w14:paraId="421CB83C" w14:textId="77777777" w:rsidR="00D33807" w:rsidRDefault="00D33807" w:rsidP="3672B05F">
      <w:pPr>
        <w:ind w:left="1080"/>
        <w:rPr>
          <w:rFonts w:ascii="Times New Roman" w:hAnsi="Times New Roman" w:cs="Times New Roman"/>
        </w:rPr>
      </w:pPr>
    </w:p>
    <w:p w14:paraId="13C1D922" w14:textId="77777777" w:rsidR="00D33807" w:rsidRDefault="00D33807" w:rsidP="3672B05F">
      <w:pPr>
        <w:ind w:left="1080"/>
        <w:rPr>
          <w:rFonts w:ascii="Times New Roman" w:hAnsi="Times New Roman" w:cs="Times New Roman"/>
        </w:rPr>
      </w:pPr>
    </w:p>
    <w:p w14:paraId="1C33766E" w14:textId="77777777" w:rsidR="00D33807" w:rsidRDefault="00D33807" w:rsidP="3672B05F">
      <w:pPr>
        <w:ind w:left="1080"/>
        <w:rPr>
          <w:rFonts w:ascii="Times New Roman" w:hAnsi="Times New Roman" w:cs="Times New Roman"/>
        </w:rPr>
      </w:pPr>
    </w:p>
    <w:p w14:paraId="7AA9A025" w14:textId="77777777" w:rsidR="00D33807" w:rsidRDefault="00D33807" w:rsidP="3672B05F">
      <w:pPr>
        <w:ind w:left="1080"/>
        <w:rPr>
          <w:rFonts w:ascii="Times New Roman" w:hAnsi="Times New Roman" w:cs="Times New Roman"/>
        </w:rPr>
      </w:pPr>
    </w:p>
    <w:p w14:paraId="18ADCEE7" w14:textId="77777777" w:rsidR="00D33807" w:rsidRDefault="00D33807" w:rsidP="3672B05F">
      <w:pPr>
        <w:ind w:left="1080"/>
        <w:rPr>
          <w:rFonts w:ascii="Times New Roman" w:hAnsi="Times New Roman" w:cs="Times New Roman"/>
        </w:rPr>
      </w:pPr>
    </w:p>
    <w:p w14:paraId="664C2EF0" w14:textId="77777777" w:rsidR="00D33807" w:rsidRDefault="00D33807" w:rsidP="3672B05F">
      <w:pPr>
        <w:ind w:left="1080"/>
        <w:rPr>
          <w:rFonts w:ascii="Times New Roman" w:hAnsi="Times New Roman" w:cs="Times New Roman"/>
        </w:rPr>
      </w:pPr>
    </w:p>
    <w:p w14:paraId="1E92B254" w14:textId="77777777" w:rsidR="00D33807" w:rsidRDefault="00D33807" w:rsidP="3672B05F">
      <w:pPr>
        <w:ind w:left="1080"/>
        <w:rPr>
          <w:rFonts w:ascii="Times New Roman" w:hAnsi="Times New Roman" w:cs="Times New Roman"/>
        </w:rPr>
      </w:pPr>
    </w:p>
    <w:p w14:paraId="50AACAA0" w14:textId="77777777" w:rsidR="00D33807" w:rsidRDefault="00D33807" w:rsidP="3672B05F">
      <w:pPr>
        <w:ind w:left="1080"/>
        <w:rPr>
          <w:rFonts w:ascii="Times New Roman" w:hAnsi="Times New Roman" w:cs="Times New Roman"/>
        </w:rPr>
      </w:pPr>
    </w:p>
    <w:p w14:paraId="14583CCC" w14:textId="77777777" w:rsidR="00D33807" w:rsidRDefault="00D33807" w:rsidP="3672B05F">
      <w:pPr>
        <w:ind w:left="1080"/>
        <w:rPr>
          <w:rFonts w:ascii="Times New Roman" w:hAnsi="Times New Roman" w:cs="Times New Roman"/>
        </w:rPr>
      </w:pPr>
    </w:p>
    <w:p w14:paraId="4BCE4992" w14:textId="77777777" w:rsidR="00D33807" w:rsidRDefault="00D33807" w:rsidP="3672B05F">
      <w:pPr>
        <w:ind w:left="1080"/>
        <w:rPr>
          <w:rFonts w:ascii="Times New Roman" w:hAnsi="Times New Roman" w:cs="Times New Roman"/>
        </w:rPr>
      </w:pPr>
    </w:p>
    <w:p w14:paraId="68E50E25" w14:textId="77777777" w:rsidR="00D33807" w:rsidRDefault="00D33807" w:rsidP="3672B05F">
      <w:pPr>
        <w:ind w:left="1080"/>
        <w:rPr>
          <w:rFonts w:ascii="Times New Roman" w:hAnsi="Times New Roman" w:cs="Times New Roman"/>
        </w:rPr>
      </w:pPr>
    </w:p>
    <w:p w14:paraId="19D79272" w14:textId="77777777" w:rsidR="00D33807" w:rsidRDefault="00D33807" w:rsidP="3672B05F">
      <w:pPr>
        <w:ind w:left="1080"/>
        <w:rPr>
          <w:rFonts w:ascii="Times New Roman" w:hAnsi="Times New Roman" w:cs="Times New Roman"/>
        </w:rPr>
      </w:pPr>
    </w:p>
    <w:p w14:paraId="409C7C6A" w14:textId="77777777" w:rsidR="00D33807" w:rsidRDefault="00D33807" w:rsidP="3672B05F">
      <w:pPr>
        <w:ind w:left="1080"/>
        <w:rPr>
          <w:rFonts w:ascii="Times New Roman" w:hAnsi="Times New Roman" w:cs="Times New Roman"/>
        </w:rPr>
      </w:pPr>
    </w:p>
    <w:p w14:paraId="7C9CE9DE" w14:textId="77777777" w:rsidR="00D33807" w:rsidRDefault="00D33807" w:rsidP="3672B05F">
      <w:pPr>
        <w:ind w:left="1080"/>
        <w:rPr>
          <w:rFonts w:ascii="Times New Roman" w:hAnsi="Times New Roman" w:cs="Times New Roman"/>
        </w:rPr>
      </w:pPr>
    </w:p>
    <w:p w14:paraId="5C4404DC" w14:textId="77777777" w:rsidR="00D33807" w:rsidRPr="00692489" w:rsidRDefault="00D33807" w:rsidP="3672B05F">
      <w:pPr>
        <w:ind w:left="1080"/>
        <w:rPr>
          <w:rFonts w:ascii="Times New Roman" w:hAnsi="Times New Roman" w:cs="Times New Roman"/>
        </w:rPr>
      </w:pPr>
    </w:p>
    <w:p w14:paraId="7BBC68D7" w14:textId="1F9D2942" w:rsidR="5E202D30" w:rsidRPr="0078031E" w:rsidRDefault="5E202D30" w:rsidP="0078031E">
      <w:pPr>
        <w:jc w:val="center"/>
        <w:rPr>
          <w:rFonts w:ascii="Times New Roman" w:hAnsi="Times New Roman" w:cs="Times New Roman"/>
          <w:b/>
          <w:bCs/>
          <w:u w:val="single"/>
        </w:rPr>
      </w:pPr>
      <w:r w:rsidRPr="0078031E">
        <w:rPr>
          <w:rFonts w:ascii="Times New Roman" w:hAnsi="Times New Roman" w:cs="Times New Roman"/>
          <w:b/>
          <w:bCs/>
          <w:u w:val="single"/>
        </w:rPr>
        <w:lastRenderedPageBreak/>
        <w:t>Design</w:t>
      </w:r>
    </w:p>
    <w:p w14:paraId="62EADDC8" w14:textId="0D093704" w:rsidR="00EC1DD2" w:rsidRDefault="00D724FC" w:rsidP="0078031E">
      <w:pPr>
        <w:rPr>
          <w:rFonts w:ascii="Times New Roman" w:hAnsi="Times New Roman" w:cs="Times New Roman"/>
        </w:rPr>
      </w:pPr>
      <w:r w:rsidRPr="00687264">
        <w:rPr>
          <w:rFonts w:ascii="Times New Roman" w:hAnsi="Times New Roman" w:cs="Times New Roman"/>
        </w:rPr>
        <w:t xml:space="preserve">The application will be hosted on a local server running Apache, allowing authenticated users to access system functionality through standard, modern desktop web browsers without requiring </w:t>
      </w:r>
      <w:r w:rsidR="005D7D52" w:rsidRPr="00687264">
        <w:rPr>
          <w:rFonts w:ascii="Times New Roman" w:hAnsi="Times New Roman" w:cs="Times New Roman"/>
        </w:rPr>
        <w:t>client-side installation. The System will retrieve RWIS data from designated external CSV sources using scheduled Python processes and make this data available to users through</w:t>
      </w:r>
      <w:r w:rsidR="00EC1DD2" w:rsidRPr="00687264">
        <w:rPr>
          <w:rFonts w:ascii="Times New Roman" w:hAnsi="Times New Roman" w:cs="Times New Roman"/>
        </w:rPr>
        <w:t xml:space="preserve"> PHP-generated web pages using standard HTTP protocols. All data retrieved or processed by the System will be delivered back to users through the same web interface in formatted tables or alert displays, ensuring consistent, browser-based access to recent RWIS information.</w:t>
      </w:r>
    </w:p>
    <w:p w14:paraId="7C82F75A" w14:textId="144BC819" w:rsidR="0078031E" w:rsidRPr="0078031E" w:rsidRDefault="00311965" w:rsidP="0078031E">
      <w:pPr>
        <w:jc w:val="center"/>
        <w:rPr>
          <w:rFonts w:ascii="Times New Roman" w:hAnsi="Times New Roman" w:cs="Times New Roman"/>
        </w:rPr>
      </w:pPr>
      <w:commentRangeStart w:id="193"/>
      <w:commentRangeEnd w:id="193"/>
      <w:r>
        <w:rPr>
          <w:rStyle w:val="CommentReference"/>
        </w:rPr>
        <w:commentReference w:id="193"/>
      </w:r>
      <w:commentRangeStart w:id="194"/>
      <w:commentRangeStart w:id="195"/>
      <w:commentRangeEnd w:id="194"/>
      <w:r>
        <w:rPr>
          <w:rStyle w:val="CommentReference"/>
        </w:rPr>
        <w:commentReference w:id="194"/>
      </w:r>
      <w:commentRangeEnd w:id="195"/>
      <w:r>
        <w:rPr>
          <w:rStyle w:val="CommentReference"/>
        </w:rPr>
        <w:commentReference w:id="195"/>
      </w:r>
    </w:p>
    <w:p w14:paraId="3B5D2496" w14:textId="77777777" w:rsidR="00950F3E" w:rsidRDefault="57A5E8AE" w:rsidP="00950F3E">
      <w:pPr>
        <w:keepNext/>
        <w:spacing w:after="0"/>
        <w:jc w:val="center"/>
      </w:pPr>
      <w:r>
        <w:rPr>
          <w:noProof/>
        </w:rPr>
        <w:drawing>
          <wp:inline distT="0" distB="0" distL="0" distR="0" wp14:anchorId="18909E74" wp14:editId="0C78AE89">
            <wp:extent cx="3841750" cy="5038077"/>
            <wp:effectExtent l="0" t="0" r="6350" b="0"/>
            <wp:docPr id="889697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97746" name="Picture 889697746"/>
                    <pic:cNvPicPr/>
                  </pic:nvPicPr>
                  <pic:blipFill>
                    <a:blip r:embed="rId30">
                      <a:extLst>
                        <a:ext uri="{28A0092B-C50C-407E-A947-70E740481C1C}">
                          <a14:useLocalDpi xmlns:a14="http://schemas.microsoft.com/office/drawing/2010/main"/>
                        </a:ext>
                      </a:extLst>
                    </a:blip>
                    <a:stretch>
                      <a:fillRect/>
                    </a:stretch>
                  </pic:blipFill>
                  <pic:spPr>
                    <a:xfrm>
                      <a:off x="0" y="0"/>
                      <a:ext cx="3889044" cy="5100099"/>
                    </a:xfrm>
                    <a:prstGeom prst="rect">
                      <a:avLst/>
                    </a:prstGeom>
                  </pic:spPr>
                </pic:pic>
              </a:graphicData>
            </a:graphic>
          </wp:inline>
        </w:drawing>
      </w:r>
    </w:p>
    <w:p w14:paraId="3CA07621" w14:textId="2DECF780" w:rsidR="57A5E8AE" w:rsidRPr="00950F3E" w:rsidRDefault="00950F3E" w:rsidP="00950F3E">
      <w:pPr>
        <w:pStyle w:val="Caption"/>
        <w:jc w:val="center"/>
        <w:rPr>
          <w:color w:val="auto"/>
        </w:rPr>
      </w:pPr>
      <w:bookmarkStart w:id="196" w:name="_Toc215562920"/>
      <w:r w:rsidRPr="00950F3E">
        <w:rPr>
          <w:color w:val="auto"/>
        </w:rPr>
        <w:t xml:space="preserve">Figure </w:t>
      </w:r>
      <w:r w:rsidRPr="00950F3E">
        <w:rPr>
          <w:color w:val="auto"/>
        </w:rPr>
        <w:fldChar w:fldCharType="begin"/>
      </w:r>
      <w:r w:rsidRPr="00950F3E">
        <w:rPr>
          <w:color w:val="auto"/>
        </w:rPr>
        <w:instrText xml:space="preserve"> SEQ Figure \* ARABIC </w:instrText>
      </w:r>
      <w:r w:rsidRPr="00950F3E">
        <w:rPr>
          <w:color w:val="auto"/>
        </w:rPr>
        <w:fldChar w:fldCharType="separate"/>
      </w:r>
      <w:r w:rsidR="00922402">
        <w:rPr>
          <w:noProof/>
          <w:color w:val="auto"/>
        </w:rPr>
        <w:t>17</w:t>
      </w:r>
      <w:r w:rsidRPr="00950F3E">
        <w:rPr>
          <w:color w:val="auto"/>
        </w:rPr>
        <w:fldChar w:fldCharType="end"/>
      </w:r>
      <w:r w:rsidRPr="00950F3E">
        <w:rPr>
          <w:color w:val="auto"/>
        </w:rPr>
        <w:t>: Flow displaying the data retrieval process from the Web application.</w:t>
      </w:r>
      <w:bookmarkEnd w:id="196"/>
    </w:p>
    <w:p w14:paraId="6FBE0B3E" w14:textId="77777777" w:rsidR="00D33807" w:rsidRDefault="00D33807" w:rsidP="00D33807">
      <w:pPr>
        <w:spacing w:after="0"/>
        <w:jc w:val="center"/>
      </w:pPr>
    </w:p>
    <w:p w14:paraId="4E3CFF88" w14:textId="77777777" w:rsidR="00D33807" w:rsidRDefault="00D33807" w:rsidP="00D33807">
      <w:pPr>
        <w:spacing w:after="0"/>
        <w:jc w:val="center"/>
      </w:pPr>
    </w:p>
    <w:p w14:paraId="1F5679EE" w14:textId="77777777" w:rsidR="00D33807" w:rsidRDefault="00D33807" w:rsidP="00D33807">
      <w:pPr>
        <w:spacing w:after="0"/>
        <w:jc w:val="center"/>
      </w:pPr>
    </w:p>
    <w:p w14:paraId="3E690313" w14:textId="40F78905" w:rsidR="6F89E15E" w:rsidRDefault="6F89E15E" w:rsidP="6F89E15E">
      <w:pPr>
        <w:jc w:val="center"/>
        <w:rPr>
          <w:rFonts w:ascii="Times New Roman" w:hAnsi="Times New Roman" w:cs="Times New Roman"/>
        </w:rPr>
      </w:pPr>
    </w:p>
    <w:p w14:paraId="75383B5F" w14:textId="6BC1304D" w:rsidR="7C15FD85" w:rsidRPr="00EC1DD2" w:rsidRDefault="00C306D3" w:rsidP="005978CF">
      <w:pPr>
        <w:pStyle w:val="Heading3"/>
      </w:pPr>
      <w:bookmarkStart w:id="197" w:name="_Toc214006667"/>
      <w:r w:rsidRPr="00EC7D6C">
        <w:t>Data Format and Standards</w:t>
      </w:r>
      <w:bookmarkEnd w:id="197"/>
    </w:p>
    <w:p w14:paraId="7D71008B" w14:textId="3048D1DF" w:rsidR="3994DF57" w:rsidRDefault="02861290" w:rsidP="547FFD25">
      <w:pPr>
        <w:pStyle w:val="ListParagraph"/>
        <w:ind w:left="1080"/>
        <w:rPr>
          <w:rFonts w:ascii="Times New Roman" w:hAnsi="Times New Roman" w:cs="Times New Roman"/>
        </w:rPr>
      </w:pPr>
      <w:r w:rsidRPr="3C17489E">
        <w:rPr>
          <w:rFonts w:ascii="Times New Roman" w:hAnsi="Times New Roman" w:cs="Times New Roman"/>
        </w:rPr>
        <w:t>3.5.</w:t>
      </w:r>
      <w:r w:rsidRPr="4181C70C">
        <w:rPr>
          <w:rFonts w:ascii="Times New Roman" w:hAnsi="Times New Roman" w:cs="Times New Roman"/>
        </w:rPr>
        <w:t xml:space="preserve">2.1 </w:t>
      </w:r>
      <w:r w:rsidR="3994DF57" w:rsidRPr="73BC675B">
        <w:rPr>
          <w:rFonts w:ascii="Times New Roman" w:hAnsi="Times New Roman" w:cs="Times New Roman"/>
        </w:rPr>
        <w:t xml:space="preserve">The application shall be capable of reading all data formats of the supplying agencies.   </w:t>
      </w:r>
    </w:p>
    <w:p w14:paraId="75D35616" w14:textId="16E7B179" w:rsidR="18FE3BDE" w:rsidRDefault="18FE3BDE" w:rsidP="18FE3BDE">
      <w:pPr>
        <w:pStyle w:val="ListParagraph"/>
        <w:ind w:left="1080"/>
        <w:rPr>
          <w:rFonts w:ascii="Times New Roman" w:hAnsi="Times New Roman" w:cs="Times New Roman"/>
        </w:rPr>
      </w:pPr>
    </w:p>
    <w:p w14:paraId="7FDBB7A5" w14:textId="6AC7B66B" w:rsidR="3994DF57" w:rsidRDefault="631F3BCF" w:rsidP="547FFD25">
      <w:pPr>
        <w:pStyle w:val="ListParagraph"/>
        <w:ind w:left="1080"/>
        <w:rPr>
          <w:rFonts w:ascii="Times New Roman" w:hAnsi="Times New Roman" w:cs="Times New Roman"/>
        </w:rPr>
      </w:pPr>
      <w:r w:rsidRPr="40BF31A9">
        <w:rPr>
          <w:rFonts w:ascii="Times New Roman" w:hAnsi="Times New Roman" w:cs="Times New Roman"/>
        </w:rPr>
        <w:t>3.5.</w:t>
      </w:r>
      <w:r w:rsidRPr="79F6B23F">
        <w:rPr>
          <w:rFonts w:ascii="Times New Roman" w:hAnsi="Times New Roman" w:cs="Times New Roman"/>
        </w:rPr>
        <w:t xml:space="preserve">2.2 </w:t>
      </w:r>
      <w:r w:rsidR="3994DF57" w:rsidRPr="40BF31A9">
        <w:rPr>
          <w:rFonts w:ascii="Times New Roman" w:hAnsi="Times New Roman" w:cs="Times New Roman"/>
        </w:rPr>
        <w:t>The</w:t>
      </w:r>
      <w:r w:rsidR="3994DF57" w:rsidRPr="73BC675B">
        <w:rPr>
          <w:rFonts w:ascii="Times New Roman" w:hAnsi="Times New Roman" w:cs="Times New Roman"/>
        </w:rPr>
        <w:t xml:space="preserve"> application shall store RWIS data in a format compatible with NTCIP 1204, Environmental Sensor Station Interface Standard</w:t>
      </w:r>
      <w:r w:rsidR="000F5E8F">
        <w:rPr>
          <w:rFonts w:ascii="Times New Roman" w:hAnsi="Times New Roman" w:cs="Times New Roman"/>
        </w:rPr>
        <w:t xml:space="preserve"> </w:t>
      </w:r>
      <w:r w:rsidR="3994DF57" w:rsidRPr="73BC675B">
        <w:rPr>
          <w:rFonts w:ascii="Times New Roman" w:hAnsi="Times New Roman" w:cs="Times New Roman"/>
        </w:rPr>
        <w:t xml:space="preserve">3,4,5 </w:t>
      </w:r>
    </w:p>
    <w:p w14:paraId="564FA052" w14:textId="77777777" w:rsidR="00D33807" w:rsidRDefault="00D33807" w:rsidP="547FFD25">
      <w:pPr>
        <w:pStyle w:val="ListParagraph"/>
        <w:ind w:left="1080"/>
        <w:rPr>
          <w:rFonts w:ascii="Times New Roman" w:hAnsi="Times New Roman" w:cs="Times New Roman"/>
        </w:rPr>
      </w:pPr>
    </w:p>
    <w:p w14:paraId="04E25750" w14:textId="77EF330B" w:rsidR="3994DF57" w:rsidRPr="00971DF4" w:rsidRDefault="3994DF57" w:rsidP="00971DF4">
      <w:pPr>
        <w:jc w:val="center"/>
        <w:rPr>
          <w:rFonts w:ascii="Times New Roman" w:hAnsi="Times New Roman" w:cs="Times New Roman"/>
          <w:b/>
          <w:bCs/>
          <w:u w:val="single"/>
        </w:rPr>
      </w:pPr>
      <w:r w:rsidRPr="00971DF4">
        <w:rPr>
          <w:rFonts w:ascii="Times New Roman" w:hAnsi="Times New Roman" w:cs="Times New Roman"/>
          <w:b/>
          <w:bCs/>
          <w:u w:val="single"/>
        </w:rPr>
        <w:t>Design</w:t>
      </w:r>
    </w:p>
    <w:p w14:paraId="34C92B70" w14:textId="441819E5" w:rsidR="14E46578" w:rsidRDefault="4A283564" w:rsidP="00D80A5D">
      <w:pPr>
        <w:rPr>
          <w:rFonts w:ascii="Times New Roman" w:hAnsi="Times New Roman" w:cs="Times New Roman"/>
        </w:rPr>
      </w:pPr>
      <w:r w:rsidRPr="0D0AE4FF">
        <w:rPr>
          <w:rFonts w:ascii="Times New Roman" w:hAnsi="Times New Roman" w:cs="Times New Roman"/>
        </w:rPr>
        <w:t xml:space="preserve">The application will be designed to read RWIS data in the CSV formats supplied by Caltrans, ensuring compatibility with all variations of the </w:t>
      </w:r>
      <w:r w:rsidR="6594E099" w:rsidRPr="0D0AE4FF">
        <w:rPr>
          <w:rFonts w:ascii="Times New Roman" w:hAnsi="Times New Roman" w:cs="Times New Roman"/>
        </w:rPr>
        <w:t>C</w:t>
      </w:r>
      <w:commentRangeStart w:id="198"/>
      <w:r w:rsidRPr="0D0AE4FF">
        <w:rPr>
          <w:rFonts w:ascii="Times New Roman" w:hAnsi="Times New Roman" w:cs="Times New Roman"/>
        </w:rPr>
        <w:t xml:space="preserve">WWP2 </w:t>
      </w:r>
      <w:commentRangeEnd w:id="198"/>
      <w:r w:rsidR="000F5E8F">
        <w:rPr>
          <w:rStyle w:val="CommentReference"/>
        </w:rPr>
        <w:commentReference w:id="198"/>
      </w:r>
      <w:r w:rsidRPr="0D0AE4FF">
        <w:rPr>
          <w:rFonts w:ascii="Times New Roman" w:hAnsi="Times New Roman" w:cs="Times New Roman"/>
        </w:rPr>
        <w:t xml:space="preserve">export structure. </w:t>
      </w:r>
      <w:commentRangeStart w:id="199"/>
      <w:r w:rsidRPr="0D0AE4FF">
        <w:rPr>
          <w:rFonts w:ascii="Times New Roman" w:hAnsi="Times New Roman" w:cs="Times New Roman"/>
        </w:rPr>
        <w:t xml:space="preserve">During </w:t>
      </w:r>
      <w:r w:rsidR="53EBE0C8" w:rsidRPr="0D0AE4FF">
        <w:rPr>
          <w:rFonts w:ascii="Times New Roman" w:hAnsi="Times New Roman" w:cs="Times New Roman"/>
        </w:rPr>
        <w:t>ingestion, Python processing scripts will normalize incoming fields into a consistent internal schema</w:t>
      </w:r>
      <w:r w:rsidR="2D840D82" w:rsidRPr="0D0AE4FF">
        <w:rPr>
          <w:rFonts w:ascii="Times New Roman" w:hAnsi="Times New Roman" w:cs="Times New Roman"/>
        </w:rPr>
        <w:t>. Processed RWIS readings will be stored in a standardized, NTCIP-comp</w:t>
      </w:r>
      <w:commentRangeEnd w:id="199"/>
      <w:r w:rsidR="000F5E8F">
        <w:rPr>
          <w:rStyle w:val="CommentReference"/>
        </w:rPr>
        <w:commentReference w:id="199"/>
      </w:r>
      <w:r w:rsidR="2D840D82" w:rsidRPr="0D0AE4FF">
        <w:rPr>
          <w:rFonts w:ascii="Times New Roman" w:hAnsi="Times New Roman" w:cs="Times New Roman"/>
        </w:rPr>
        <w:t>atible format within the System’s flat files and database structures, enabling consistent interpretation of sensor types, units, and values across all system components and support alignment with industry environmental sensor station standards.</w:t>
      </w:r>
    </w:p>
    <w:p w14:paraId="3C3AC252" w14:textId="77777777" w:rsidR="00D33807" w:rsidRPr="00D80A5D" w:rsidRDefault="00D33807" w:rsidP="00D80A5D">
      <w:pPr>
        <w:rPr>
          <w:rFonts w:ascii="Times New Roman" w:hAnsi="Times New Roman" w:cs="Times New Roman"/>
        </w:rPr>
      </w:pPr>
    </w:p>
    <w:p w14:paraId="30897FF0" w14:textId="77777777" w:rsidR="00564146" w:rsidRDefault="32EC45E1" w:rsidP="00564146">
      <w:pPr>
        <w:keepNext/>
      </w:pPr>
      <w:r>
        <w:rPr>
          <w:noProof/>
        </w:rPr>
        <w:drawing>
          <wp:inline distT="0" distB="0" distL="0" distR="0" wp14:anchorId="427FE229" wp14:editId="61896802">
            <wp:extent cx="5819775" cy="1977232"/>
            <wp:effectExtent l="0" t="0" r="0" b="0"/>
            <wp:docPr id="427796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6204" name="Picture 427796204"/>
                    <pic:cNvPicPr/>
                  </pic:nvPicPr>
                  <pic:blipFill>
                    <a:blip r:embed="rId21">
                      <a:extLst>
                        <a:ext uri="{28A0092B-C50C-407E-A947-70E740481C1C}">
                          <a14:useLocalDpi xmlns:a14="http://schemas.microsoft.com/office/drawing/2010/main"/>
                        </a:ext>
                      </a:extLst>
                    </a:blip>
                    <a:stretch>
                      <a:fillRect/>
                    </a:stretch>
                  </pic:blipFill>
                  <pic:spPr>
                    <a:xfrm>
                      <a:off x="0" y="0"/>
                      <a:ext cx="5819775" cy="1977232"/>
                    </a:xfrm>
                    <a:prstGeom prst="rect">
                      <a:avLst/>
                    </a:prstGeom>
                  </pic:spPr>
                </pic:pic>
              </a:graphicData>
            </a:graphic>
          </wp:inline>
        </w:drawing>
      </w:r>
    </w:p>
    <w:p w14:paraId="21EA29BB" w14:textId="36E22EF5" w:rsidR="32EC45E1" w:rsidRPr="00564146" w:rsidRDefault="00564146" w:rsidP="00564146">
      <w:pPr>
        <w:pStyle w:val="Caption"/>
        <w:jc w:val="center"/>
        <w:rPr>
          <w:color w:val="auto"/>
        </w:rPr>
      </w:pPr>
      <w:bookmarkStart w:id="200" w:name="_Toc215562921"/>
      <w:r w:rsidRPr="00564146">
        <w:rPr>
          <w:color w:val="auto"/>
        </w:rPr>
        <w:t xml:space="preserve">Figure </w:t>
      </w:r>
      <w:r w:rsidRPr="00564146">
        <w:rPr>
          <w:color w:val="auto"/>
        </w:rPr>
        <w:fldChar w:fldCharType="begin"/>
      </w:r>
      <w:r w:rsidRPr="00564146">
        <w:rPr>
          <w:color w:val="auto"/>
        </w:rPr>
        <w:instrText xml:space="preserve"> SEQ Figure \* ARABIC </w:instrText>
      </w:r>
      <w:r w:rsidRPr="00564146">
        <w:rPr>
          <w:color w:val="auto"/>
        </w:rPr>
        <w:fldChar w:fldCharType="separate"/>
      </w:r>
      <w:r w:rsidR="00922402">
        <w:rPr>
          <w:noProof/>
          <w:color w:val="auto"/>
        </w:rPr>
        <w:t>18</w:t>
      </w:r>
      <w:r w:rsidRPr="00564146">
        <w:rPr>
          <w:color w:val="auto"/>
        </w:rPr>
        <w:fldChar w:fldCharType="end"/>
      </w:r>
      <w:r w:rsidRPr="00564146">
        <w:rPr>
          <w:color w:val="auto"/>
        </w:rPr>
        <w:t>: Example raw CSV Data from CWWP2 online portal.</w:t>
      </w:r>
      <w:bookmarkEnd w:id="200"/>
    </w:p>
    <w:p w14:paraId="5127D7EF" w14:textId="77777777" w:rsidR="00564146" w:rsidRDefault="642B5BCA" w:rsidP="00564146">
      <w:pPr>
        <w:keepNext/>
        <w:jc w:val="center"/>
      </w:pPr>
      <w:commentRangeStart w:id="201"/>
      <w:r>
        <w:rPr>
          <w:noProof/>
        </w:rPr>
        <w:lastRenderedPageBreak/>
        <w:drawing>
          <wp:inline distT="0" distB="0" distL="0" distR="0" wp14:anchorId="306F9CB1" wp14:editId="609C0B8F">
            <wp:extent cx="2438400" cy="3887380"/>
            <wp:effectExtent l="0" t="0" r="0" b="0"/>
            <wp:docPr id="1492092665" name="Picture 8" descr="A diagram of a software system&#10;&#10;AI-generated content may be incorrect.">
              <a:extLst xmlns:a="http://schemas.openxmlformats.org/drawingml/2006/main">
                <a:ext uri="{FF2B5EF4-FFF2-40B4-BE49-F238E27FC236}">
                  <a16:creationId xmlns:a16="http://schemas.microsoft.com/office/drawing/2014/main" id="{F43940AC-1C94-4A3A-B725-BD8054003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92665" name="Picture 8" descr="A diagram of a software system&#10;&#10;AI-generated content may be incorrect."/>
                    <pic:cNvPicPr/>
                  </pic:nvPicPr>
                  <pic:blipFill>
                    <a:blip r:embed="rId31">
                      <a:extLst>
                        <a:ext uri="{28A0092B-C50C-407E-A947-70E740481C1C}">
                          <a14:useLocalDpi xmlns:a14="http://schemas.microsoft.com/office/drawing/2010/main"/>
                        </a:ext>
                      </a:extLst>
                    </a:blip>
                    <a:stretch>
                      <a:fillRect/>
                    </a:stretch>
                  </pic:blipFill>
                  <pic:spPr>
                    <a:xfrm>
                      <a:off x="0" y="0"/>
                      <a:ext cx="2441879" cy="3892927"/>
                    </a:xfrm>
                    <a:prstGeom prst="rect">
                      <a:avLst/>
                    </a:prstGeom>
                  </pic:spPr>
                </pic:pic>
              </a:graphicData>
            </a:graphic>
          </wp:inline>
        </w:drawing>
      </w:r>
      <w:commentRangeEnd w:id="201"/>
    </w:p>
    <w:p w14:paraId="0093BF13" w14:textId="15888B1E" w:rsidR="00564146" w:rsidRPr="00564146" w:rsidRDefault="00564146" w:rsidP="00564146">
      <w:pPr>
        <w:pStyle w:val="Caption"/>
        <w:jc w:val="center"/>
        <w:rPr>
          <w:color w:val="auto"/>
        </w:rPr>
      </w:pPr>
      <w:bookmarkStart w:id="202" w:name="_Toc215562922"/>
      <w:r w:rsidRPr="00564146">
        <w:rPr>
          <w:color w:val="auto"/>
        </w:rPr>
        <w:t xml:space="preserve">Figure </w:t>
      </w:r>
      <w:r w:rsidRPr="00564146">
        <w:rPr>
          <w:color w:val="auto"/>
        </w:rPr>
        <w:fldChar w:fldCharType="begin"/>
      </w:r>
      <w:r w:rsidRPr="00564146">
        <w:rPr>
          <w:color w:val="auto"/>
        </w:rPr>
        <w:instrText xml:space="preserve"> SEQ Figure \* ARABIC </w:instrText>
      </w:r>
      <w:r w:rsidRPr="00564146">
        <w:rPr>
          <w:color w:val="auto"/>
        </w:rPr>
        <w:fldChar w:fldCharType="separate"/>
      </w:r>
      <w:r w:rsidR="00922402">
        <w:rPr>
          <w:noProof/>
          <w:color w:val="auto"/>
        </w:rPr>
        <w:t>19</w:t>
      </w:r>
      <w:r w:rsidRPr="00564146">
        <w:rPr>
          <w:color w:val="auto"/>
        </w:rPr>
        <w:fldChar w:fldCharType="end"/>
      </w:r>
      <w:r w:rsidRPr="00564146">
        <w:rPr>
          <w:color w:val="auto"/>
        </w:rPr>
        <w:t>: Flow displaying the data normalization of CSV data.</w:t>
      </w:r>
      <w:bookmarkEnd w:id="202"/>
    </w:p>
    <w:p w14:paraId="478C137B" w14:textId="6F8EB7A3" w:rsidR="0D3DFA10" w:rsidRDefault="642B5BCA" w:rsidP="00D80A5D">
      <w:pPr>
        <w:jc w:val="center"/>
        <w:rPr>
          <w:rFonts w:ascii="Times New Roman" w:hAnsi="Times New Roman" w:cs="Times New Roman"/>
        </w:rPr>
      </w:pPr>
      <w:r>
        <w:rPr>
          <w:rStyle w:val="CommentReference"/>
        </w:rPr>
        <w:commentReference w:id="201"/>
      </w:r>
    </w:p>
    <w:p w14:paraId="688031CA" w14:textId="77777777" w:rsidR="00D33807" w:rsidRDefault="00D33807" w:rsidP="00D80A5D">
      <w:pPr>
        <w:jc w:val="center"/>
        <w:rPr>
          <w:rFonts w:ascii="Times New Roman" w:hAnsi="Times New Roman" w:cs="Times New Roman"/>
        </w:rPr>
      </w:pPr>
    </w:p>
    <w:p w14:paraId="21244D42" w14:textId="77777777" w:rsidR="00D33807" w:rsidRDefault="00D33807" w:rsidP="00D80A5D">
      <w:pPr>
        <w:jc w:val="center"/>
        <w:rPr>
          <w:rFonts w:ascii="Times New Roman" w:hAnsi="Times New Roman" w:cs="Times New Roman"/>
        </w:rPr>
      </w:pPr>
    </w:p>
    <w:p w14:paraId="16665227" w14:textId="77777777" w:rsidR="00D33807" w:rsidRDefault="00D33807" w:rsidP="00D80A5D">
      <w:pPr>
        <w:jc w:val="center"/>
        <w:rPr>
          <w:rFonts w:ascii="Times New Roman" w:hAnsi="Times New Roman" w:cs="Times New Roman"/>
        </w:rPr>
      </w:pPr>
    </w:p>
    <w:p w14:paraId="04A2FBBB" w14:textId="77777777" w:rsidR="00D33807" w:rsidRDefault="00D33807" w:rsidP="00D80A5D">
      <w:pPr>
        <w:jc w:val="center"/>
        <w:rPr>
          <w:rFonts w:ascii="Times New Roman" w:hAnsi="Times New Roman" w:cs="Times New Roman"/>
        </w:rPr>
      </w:pPr>
    </w:p>
    <w:p w14:paraId="42D73C78" w14:textId="77777777" w:rsidR="00D33807" w:rsidRDefault="00D33807" w:rsidP="00D80A5D">
      <w:pPr>
        <w:jc w:val="center"/>
        <w:rPr>
          <w:rFonts w:ascii="Times New Roman" w:hAnsi="Times New Roman" w:cs="Times New Roman"/>
        </w:rPr>
      </w:pPr>
    </w:p>
    <w:p w14:paraId="2EDCF523" w14:textId="77777777" w:rsidR="00D33807" w:rsidRDefault="00D33807" w:rsidP="00D80A5D">
      <w:pPr>
        <w:jc w:val="center"/>
        <w:rPr>
          <w:rFonts w:ascii="Times New Roman" w:hAnsi="Times New Roman" w:cs="Times New Roman"/>
        </w:rPr>
      </w:pPr>
    </w:p>
    <w:p w14:paraId="54551447" w14:textId="77777777" w:rsidR="00D33807" w:rsidRDefault="00D33807" w:rsidP="00D80A5D">
      <w:pPr>
        <w:jc w:val="center"/>
        <w:rPr>
          <w:rFonts w:ascii="Times New Roman" w:hAnsi="Times New Roman" w:cs="Times New Roman"/>
        </w:rPr>
      </w:pPr>
    </w:p>
    <w:p w14:paraId="65138FC2" w14:textId="77777777" w:rsidR="00D33807" w:rsidRDefault="00D33807" w:rsidP="00D80A5D">
      <w:pPr>
        <w:jc w:val="center"/>
        <w:rPr>
          <w:rFonts w:ascii="Times New Roman" w:hAnsi="Times New Roman" w:cs="Times New Roman"/>
        </w:rPr>
      </w:pPr>
    </w:p>
    <w:p w14:paraId="33DC0EF9" w14:textId="77777777" w:rsidR="00D33807" w:rsidRDefault="00D33807" w:rsidP="00D80A5D">
      <w:pPr>
        <w:jc w:val="center"/>
        <w:rPr>
          <w:rFonts w:ascii="Times New Roman" w:hAnsi="Times New Roman" w:cs="Times New Roman"/>
        </w:rPr>
      </w:pPr>
    </w:p>
    <w:p w14:paraId="0DAD80AA" w14:textId="77777777" w:rsidR="00D33807" w:rsidRDefault="00D33807" w:rsidP="00D80A5D">
      <w:pPr>
        <w:jc w:val="center"/>
        <w:rPr>
          <w:rFonts w:ascii="Times New Roman" w:hAnsi="Times New Roman" w:cs="Times New Roman"/>
        </w:rPr>
      </w:pPr>
    </w:p>
    <w:p w14:paraId="2C3B4BAC" w14:textId="77777777" w:rsidR="00D33807" w:rsidRPr="00D80A5D" w:rsidRDefault="00D33807" w:rsidP="00D80A5D">
      <w:pPr>
        <w:jc w:val="center"/>
        <w:rPr>
          <w:ins w:id="203" w:author="Steilman, Nicholas" w:date="2025-12-01T20:56:00Z" w16du:dateUtc="2025-12-01T20:56:48Z"/>
          <w:rFonts w:ascii="Times New Roman" w:hAnsi="Times New Roman" w:cs="Times New Roman"/>
        </w:rPr>
      </w:pPr>
    </w:p>
    <w:p w14:paraId="3DC7A4C2" w14:textId="0AC98D2F" w:rsidR="2BC9B623" w:rsidRDefault="2BC9B623" w:rsidP="2BC9B623">
      <w:pPr>
        <w:jc w:val="center"/>
        <w:rPr>
          <w:ins w:id="204" w:author="Steilman, Nicholas" w:date="2025-12-01T20:56:00Z" w16du:dateUtc="2025-12-01T20:56:49Z"/>
          <w:rFonts w:ascii="Times New Roman" w:hAnsi="Times New Roman" w:cs="Times New Roman"/>
        </w:rPr>
      </w:pPr>
    </w:p>
    <w:p w14:paraId="0D65BAB5" w14:textId="77777777" w:rsidR="00564146" w:rsidRDefault="78B792FC" w:rsidP="00564146">
      <w:pPr>
        <w:keepNext/>
        <w:jc w:val="center"/>
      </w:pPr>
      <w:r>
        <w:rPr>
          <w:noProof/>
        </w:rPr>
        <w:lastRenderedPageBreak/>
        <w:drawing>
          <wp:inline distT="0" distB="0" distL="0" distR="0" wp14:anchorId="68ECF8F4" wp14:editId="77501D12">
            <wp:extent cx="5638800" cy="1626577"/>
            <wp:effectExtent l="0" t="0" r="0" b="0"/>
            <wp:docPr id="977009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232" name="Picture 977009232"/>
                    <pic:cNvPicPr/>
                  </pic:nvPicPr>
                  <pic:blipFill>
                    <a:blip r:embed="rId32">
                      <a:extLst>
                        <a:ext uri="{28A0092B-C50C-407E-A947-70E740481C1C}">
                          <a14:useLocalDpi xmlns:a14="http://schemas.microsoft.com/office/drawing/2010/main"/>
                        </a:ext>
                      </a:extLst>
                    </a:blip>
                    <a:stretch>
                      <a:fillRect/>
                    </a:stretch>
                  </pic:blipFill>
                  <pic:spPr>
                    <a:xfrm>
                      <a:off x="0" y="0"/>
                      <a:ext cx="5638800" cy="1626577"/>
                    </a:xfrm>
                    <a:prstGeom prst="rect">
                      <a:avLst/>
                    </a:prstGeom>
                  </pic:spPr>
                </pic:pic>
              </a:graphicData>
            </a:graphic>
          </wp:inline>
        </w:drawing>
      </w:r>
    </w:p>
    <w:p w14:paraId="082A56BA" w14:textId="21A42807" w:rsidR="78B792FC" w:rsidRPr="00564146" w:rsidRDefault="00564146" w:rsidP="00564146">
      <w:pPr>
        <w:pStyle w:val="Caption"/>
        <w:jc w:val="center"/>
        <w:rPr>
          <w:color w:val="auto"/>
        </w:rPr>
      </w:pPr>
      <w:bookmarkStart w:id="205" w:name="_Toc215562923"/>
      <w:r w:rsidRPr="00564146">
        <w:rPr>
          <w:color w:val="auto"/>
        </w:rPr>
        <w:t xml:space="preserve">Figure </w:t>
      </w:r>
      <w:r w:rsidRPr="00564146">
        <w:rPr>
          <w:color w:val="auto"/>
        </w:rPr>
        <w:fldChar w:fldCharType="begin"/>
      </w:r>
      <w:r w:rsidRPr="00564146">
        <w:rPr>
          <w:color w:val="auto"/>
        </w:rPr>
        <w:instrText xml:space="preserve"> SEQ Figure \* ARABIC </w:instrText>
      </w:r>
      <w:r w:rsidRPr="00564146">
        <w:rPr>
          <w:color w:val="auto"/>
        </w:rPr>
        <w:fldChar w:fldCharType="separate"/>
      </w:r>
      <w:r w:rsidR="00922402">
        <w:rPr>
          <w:noProof/>
          <w:color w:val="auto"/>
        </w:rPr>
        <w:t>20</w:t>
      </w:r>
      <w:r w:rsidRPr="00564146">
        <w:rPr>
          <w:color w:val="auto"/>
        </w:rPr>
        <w:fldChar w:fldCharType="end"/>
      </w:r>
      <w:r w:rsidRPr="00564146">
        <w:rPr>
          <w:color w:val="auto"/>
        </w:rPr>
        <w:t>: Example post-processed CSV data with converted units.</w:t>
      </w:r>
      <w:bookmarkEnd w:id="205"/>
    </w:p>
    <w:p w14:paraId="126D11F3" w14:textId="77777777" w:rsidR="00D33807" w:rsidRDefault="00D33807" w:rsidP="06C973F0">
      <w:pPr>
        <w:jc w:val="center"/>
      </w:pPr>
    </w:p>
    <w:p w14:paraId="71D2278B" w14:textId="77777777" w:rsidR="00D33807" w:rsidRDefault="00D33807" w:rsidP="06C973F0">
      <w:pPr>
        <w:jc w:val="center"/>
      </w:pPr>
    </w:p>
    <w:p w14:paraId="5355C339" w14:textId="77777777" w:rsidR="00D33807" w:rsidRDefault="00D33807" w:rsidP="06C973F0">
      <w:pPr>
        <w:jc w:val="center"/>
      </w:pPr>
    </w:p>
    <w:p w14:paraId="3BE1B0D0" w14:textId="77777777" w:rsidR="00D33807" w:rsidRDefault="00D33807" w:rsidP="06C973F0">
      <w:pPr>
        <w:jc w:val="center"/>
      </w:pPr>
    </w:p>
    <w:p w14:paraId="5C5E414B" w14:textId="77777777" w:rsidR="00D33807" w:rsidRDefault="00D33807" w:rsidP="06C973F0">
      <w:pPr>
        <w:jc w:val="center"/>
      </w:pPr>
    </w:p>
    <w:p w14:paraId="2E5D8C9B" w14:textId="77777777" w:rsidR="00D33807" w:rsidRDefault="00D33807" w:rsidP="06C973F0">
      <w:pPr>
        <w:jc w:val="center"/>
      </w:pPr>
    </w:p>
    <w:p w14:paraId="47319F11" w14:textId="77777777" w:rsidR="00D33807" w:rsidRDefault="00D33807" w:rsidP="06C973F0">
      <w:pPr>
        <w:jc w:val="center"/>
      </w:pPr>
    </w:p>
    <w:p w14:paraId="64BDCB0B" w14:textId="77777777" w:rsidR="00D33807" w:rsidRDefault="00D33807" w:rsidP="06C973F0">
      <w:pPr>
        <w:jc w:val="center"/>
      </w:pPr>
    </w:p>
    <w:p w14:paraId="641A016F" w14:textId="77777777" w:rsidR="00D33807" w:rsidRDefault="00D33807" w:rsidP="06C973F0">
      <w:pPr>
        <w:jc w:val="center"/>
      </w:pPr>
    </w:p>
    <w:p w14:paraId="54A5D651" w14:textId="77777777" w:rsidR="00D33807" w:rsidRDefault="00D33807" w:rsidP="06C973F0">
      <w:pPr>
        <w:jc w:val="center"/>
      </w:pPr>
    </w:p>
    <w:p w14:paraId="0C6C8477" w14:textId="77777777" w:rsidR="00D33807" w:rsidRDefault="00D33807" w:rsidP="06C973F0">
      <w:pPr>
        <w:jc w:val="center"/>
      </w:pPr>
    </w:p>
    <w:p w14:paraId="45B86C1A" w14:textId="77777777" w:rsidR="00D33807" w:rsidRDefault="00D33807" w:rsidP="06C973F0">
      <w:pPr>
        <w:jc w:val="center"/>
      </w:pPr>
    </w:p>
    <w:p w14:paraId="352AED07" w14:textId="77777777" w:rsidR="00D33807" w:rsidRDefault="00D33807" w:rsidP="06C973F0">
      <w:pPr>
        <w:jc w:val="center"/>
      </w:pPr>
    </w:p>
    <w:p w14:paraId="24B5584A" w14:textId="77777777" w:rsidR="00D33807" w:rsidRDefault="00D33807" w:rsidP="06C973F0">
      <w:pPr>
        <w:jc w:val="center"/>
      </w:pPr>
    </w:p>
    <w:p w14:paraId="6354A07F" w14:textId="77777777" w:rsidR="00D33807" w:rsidRDefault="00D33807" w:rsidP="06C973F0">
      <w:pPr>
        <w:jc w:val="center"/>
      </w:pPr>
    </w:p>
    <w:p w14:paraId="63C6C6C3" w14:textId="77777777" w:rsidR="00D33807" w:rsidRDefault="00D33807" w:rsidP="06C973F0">
      <w:pPr>
        <w:jc w:val="center"/>
      </w:pPr>
    </w:p>
    <w:p w14:paraId="1803BA32" w14:textId="77777777" w:rsidR="00D33807" w:rsidRDefault="00D33807" w:rsidP="06C973F0">
      <w:pPr>
        <w:jc w:val="center"/>
      </w:pPr>
    </w:p>
    <w:p w14:paraId="5DEBE086" w14:textId="77777777" w:rsidR="00D33807" w:rsidRDefault="00D33807" w:rsidP="06C973F0">
      <w:pPr>
        <w:jc w:val="center"/>
      </w:pPr>
    </w:p>
    <w:p w14:paraId="44D15566" w14:textId="77777777" w:rsidR="00D33807" w:rsidRDefault="00D33807" w:rsidP="06C973F0">
      <w:pPr>
        <w:jc w:val="center"/>
      </w:pPr>
    </w:p>
    <w:p w14:paraId="1CE7C05A" w14:textId="77777777" w:rsidR="00D33807" w:rsidRDefault="00D33807" w:rsidP="06C973F0">
      <w:pPr>
        <w:jc w:val="center"/>
      </w:pPr>
    </w:p>
    <w:p w14:paraId="2B406345" w14:textId="18590551" w:rsidR="04D3F2C3" w:rsidRDefault="00EC7D6C" w:rsidP="005978CF">
      <w:pPr>
        <w:pStyle w:val="Heading3"/>
      </w:pPr>
      <w:bookmarkStart w:id="206" w:name="_Toc214006668"/>
      <w:r>
        <w:t>Interface Display</w:t>
      </w:r>
      <w:bookmarkEnd w:id="206"/>
      <w:commentRangeStart w:id="207"/>
      <w:commentRangeEnd w:id="207"/>
      <w:r>
        <w:rPr>
          <w:rStyle w:val="CommentReference"/>
          <w:sz w:val="28"/>
          <w:szCs w:val="28"/>
        </w:rPr>
        <w:commentReference w:id="207"/>
      </w:r>
    </w:p>
    <w:p w14:paraId="23437397" w14:textId="142A8CD2" w:rsidR="313367DE" w:rsidRDefault="39C0E4B2" w:rsidP="2325A604">
      <w:pPr>
        <w:pStyle w:val="ListParagraph"/>
        <w:ind w:left="1080"/>
        <w:rPr>
          <w:rFonts w:ascii="Times New Roman" w:hAnsi="Times New Roman" w:cs="Times New Roman"/>
        </w:rPr>
      </w:pPr>
      <w:r w:rsidRPr="510E87CB">
        <w:rPr>
          <w:rFonts w:ascii="Times New Roman" w:hAnsi="Times New Roman" w:cs="Times New Roman"/>
        </w:rPr>
        <w:t>3.5.4.</w:t>
      </w:r>
      <w:r w:rsidRPr="472B8057">
        <w:rPr>
          <w:rFonts w:ascii="Times New Roman" w:hAnsi="Times New Roman" w:cs="Times New Roman"/>
        </w:rPr>
        <w:t xml:space="preserve">1 </w:t>
      </w:r>
      <w:r w:rsidR="313367DE" w:rsidRPr="510E87CB">
        <w:rPr>
          <w:rFonts w:ascii="Times New Roman" w:hAnsi="Times New Roman" w:cs="Times New Roman"/>
        </w:rPr>
        <w:t>The</w:t>
      </w:r>
      <w:r w:rsidR="313367DE" w:rsidRPr="1E325028">
        <w:rPr>
          <w:rFonts w:ascii="Times New Roman" w:hAnsi="Times New Roman" w:cs="Times New Roman"/>
        </w:rPr>
        <w:t xml:space="preserve"> application shall include tabular elements. </w:t>
      </w:r>
    </w:p>
    <w:p w14:paraId="2FFB28BC" w14:textId="0F768469" w:rsidR="5AB19229" w:rsidRDefault="5AB19229" w:rsidP="5AB19229">
      <w:pPr>
        <w:pStyle w:val="ListParagraph"/>
        <w:ind w:left="1080"/>
        <w:rPr>
          <w:rFonts w:ascii="Times New Roman" w:hAnsi="Times New Roman" w:cs="Times New Roman"/>
        </w:rPr>
      </w:pPr>
    </w:p>
    <w:p w14:paraId="7944AA89" w14:textId="08BF4D25" w:rsidR="2588B588" w:rsidRDefault="5C97AC36" w:rsidP="2B8A2E65">
      <w:pPr>
        <w:pStyle w:val="ListParagraph"/>
        <w:ind w:left="1080"/>
        <w:rPr>
          <w:rFonts w:ascii="Times New Roman" w:hAnsi="Times New Roman" w:cs="Times New Roman"/>
        </w:rPr>
      </w:pPr>
      <w:r w:rsidRPr="49178256">
        <w:rPr>
          <w:rFonts w:ascii="Times New Roman" w:hAnsi="Times New Roman" w:cs="Times New Roman"/>
        </w:rPr>
        <w:t>3.5.4.</w:t>
      </w:r>
      <w:r w:rsidRPr="22178463">
        <w:rPr>
          <w:rFonts w:ascii="Times New Roman" w:hAnsi="Times New Roman" w:cs="Times New Roman"/>
        </w:rPr>
        <w:t xml:space="preserve">2 </w:t>
      </w:r>
      <w:r w:rsidR="313367DE" w:rsidRPr="22178463">
        <w:rPr>
          <w:rFonts w:ascii="Times New Roman" w:hAnsi="Times New Roman" w:cs="Times New Roman"/>
        </w:rPr>
        <w:t>The</w:t>
      </w:r>
      <w:r w:rsidR="313367DE" w:rsidRPr="1E325028">
        <w:rPr>
          <w:rFonts w:ascii="Times New Roman" w:hAnsi="Times New Roman" w:cs="Times New Roman"/>
        </w:rPr>
        <w:t xml:space="preserve"> application shall be designed such that it is clear to the user that a data element is missing or unavailable.  </w:t>
      </w:r>
    </w:p>
    <w:p w14:paraId="29FFFBC4" w14:textId="29FA1E5F" w:rsidR="00EC7D6C" w:rsidRPr="00EC7D6C" w:rsidRDefault="00EC7D6C" w:rsidP="005978CF">
      <w:pPr>
        <w:pStyle w:val="Heading3"/>
      </w:pPr>
      <w:bookmarkStart w:id="208" w:name="_Toc214006669"/>
      <w:r w:rsidRPr="00EC7D6C">
        <w:t>Control</w:t>
      </w:r>
      <w:bookmarkEnd w:id="208"/>
    </w:p>
    <w:p w14:paraId="4FD82446" w14:textId="0FDD6FF9" w:rsidR="2FF04C84" w:rsidRDefault="74B4EEEC" w:rsidP="2FF04C84">
      <w:pPr>
        <w:pStyle w:val="ListParagraph"/>
        <w:ind w:left="1080"/>
        <w:rPr>
          <w:rFonts w:ascii="Times New Roman" w:hAnsi="Times New Roman" w:cs="Times New Roman"/>
        </w:rPr>
      </w:pPr>
      <w:r w:rsidRPr="058795E1">
        <w:rPr>
          <w:rFonts w:ascii="Times New Roman" w:hAnsi="Times New Roman" w:cs="Times New Roman"/>
        </w:rPr>
        <w:t xml:space="preserve">3.5.5.1 </w:t>
      </w:r>
      <w:r w:rsidR="10C678B1" w:rsidRPr="058795E1">
        <w:rPr>
          <w:rFonts w:ascii="Times New Roman" w:hAnsi="Times New Roman" w:cs="Times New Roman"/>
        </w:rPr>
        <w:t xml:space="preserve">The application shall require interaction on the part of the user.   </w:t>
      </w:r>
    </w:p>
    <w:p w14:paraId="29C674CB" w14:textId="77777777" w:rsidR="005978CF" w:rsidRDefault="005978CF" w:rsidP="2FF04C84">
      <w:pPr>
        <w:pStyle w:val="ListParagraph"/>
        <w:ind w:left="1080"/>
        <w:rPr>
          <w:rFonts w:ascii="Times New Roman" w:hAnsi="Times New Roman" w:cs="Times New Roman"/>
        </w:rPr>
      </w:pPr>
    </w:p>
    <w:p w14:paraId="4232754D" w14:textId="77777777" w:rsidR="005978CF" w:rsidRDefault="005978CF" w:rsidP="2FF04C84">
      <w:pPr>
        <w:pStyle w:val="ListParagraph"/>
        <w:ind w:left="1080"/>
        <w:rPr>
          <w:rFonts w:ascii="Times New Roman" w:hAnsi="Times New Roman" w:cs="Times New Roman"/>
        </w:rPr>
      </w:pPr>
    </w:p>
    <w:p w14:paraId="192B750B" w14:textId="77777777" w:rsidR="005978CF" w:rsidRDefault="005978CF" w:rsidP="2FF04C84">
      <w:pPr>
        <w:pStyle w:val="ListParagraph"/>
        <w:ind w:left="1080"/>
        <w:rPr>
          <w:rFonts w:ascii="Times New Roman" w:hAnsi="Times New Roman" w:cs="Times New Roman"/>
        </w:rPr>
      </w:pPr>
    </w:p>
    <w:p w14:paraId="6EEC6561" w14:textId="5576F611" w:rsidR="5B485BC0" w:rsidRPr="005978CF" w:rsidRDefault="00776E97" w:rsidP="005978CF">
      <w:pPr>
        <w:pStyle w:val="Heading2"/>
      </w:pPr>
      <w:bookmarkStart w:id="209" w:name="_Toc214006670"/>
      <w:r>
        <w:t>Enabling Requirements</w:t>
      </w:r>
      <w:bookmarkEnd w:id="209"/>
    </w:p>
    <w:p w14:paraId="0872486F" w14:textId="020F4218" w:rsidR="00EC7D6C" w:rsidRPr="00EC7D6C" w:rsidRDefault="00EC7D6C" w:rsidP="005978CF">
      <w:pPr>
        <w:pStyle w:val="Heading3"/>
      </w:pPr>
      <w:bookmarkStart w:id="210" w:name="_Toc214006671"/>
      <w:r w:rsidRPr="00EC7D6C">
        <w:t>Installation Design</w:t>
      </w:r>
      <w:bookmarkEnd w:id="210"/>
    </w:p>
    <w:p w14:paraId="1FC82B2C" w14:textId="7691D6FE" w:rsidR="2936C80C" w:rsidRDefault="36DFEA6B" w:rsidP="00B71C2E">
      <w:pPr>
        <w:pStyle w:val="ListParagraph"/>
        <w:ind w:left="1080"/>
        <w:rPr>
          <w:rFonts w:ascii="Times New Roman" w:hAnsi="Times New Roman" w:cs="Times New Roman"/>
        </w:rPr>
      </w:pPr>
      <w:r w:rsidRPr="0D0AE4FF">
        <w:rPr>
          <w:rFonts w:ascii="Times New Roman" w:hAnsi="Times New Roman" w:cs="Times New Roman"/>
        </w:rPr>
        <w:t xml:space="preserve">3.6.1.1 </w:t>
      </w:r>
      <w:r w:rsidR="74C10A91" w:rsidRPr="0D0AE4FF">
        <w:rPr>
          <w:rFonts w:ascii="Times New Roman" w:hAnsi="Times New Roman" w:cs="Times New Roman"/>
        </w:rPr>
        <w:t xml:space="preserve">The application shall operate in a standard web browser and be designed such that access may be accomplished by the user via a website link, with no software installation required. </w:t>
      </w:r>
    </w:p>
    <w:p w14:paraId="18040B00" w14:textId="77777777" w:rsidR="00D33807" w:rsidRDefault="00D33807" w:rsidP="00B71C2E">
      <w:pPr>
        <w:pStyle w:val="ListParagraph"/>
        <w:ind w:left="1080"/>
        <w:rPr>
          <w:rFonts w:ascii="Times New Roman" w:hAnsi="Times New Roman" w:cs="Times New Roman"/>
        </w:rPr>
      </w:pPr>
    </w:p>
    <w:p w14:paraId="3E6DA5D5" w14:textId="77777777" w:rsidR="00D33807" w:rsidRDefault="00D33807" w:rsidP="00B71C2E">
      <w:pPr>
        <w:pStyle w:val="ListParagraph"/>
        <w:ind w:left="1080"/>
        <w:rPr>
          <w:rFonts w:ascii="Times New Roman" w:hAnsi="Times New Roman" w:cs="Times New Roman"/>
        </w:rPr>
      </w:pPr>
    </w:p>
    <w:p w14:paraId="303999A2" w14:textId="77777777" w:rsidR="00D33807" w:rsidRDefault="00D33807" w:rsidP="00B71C2E">
      <w:pPr>
        <w:pStyle w:val="ListParagraph"/>
        <w:ind w:left="1080"/>
        <w:rPr>
          <w:rFonts w:ascii="Times New Roman" w:hAnsi="Times New Roman" w:cs="Times New Roman"/>
        </w:rPr>
      </w:pPr>
    </w:p>
    <w:p w14:paraId="03F12038" w14:textId="77777777" w:rsidR="00D33807" w:rsidRDefault="00D33807" w:rsidP="00B71C2E">
      <w:pPr>
        <w:pStyle w:val="ListParagraph"/>
        <w:ind w:left="1080"/>
        <w:rPr>
          <w:rFonts w:ascii="Times New Roman" w:hAnsi="Times New Roman" w:cs="Times New Roman"/>
        </w:rPr>
      </w:pPr>
    </w:p>
    <w:p w14:paraId="103784B5" w14:textId="77777777" w:rsidR="00D33807" w:rsidRDefault="00D33807" w:rsidP="00B71C2E">
      <w:pPr>
        <w:pStyle w:val="ListParagraph"/>
        <w:ind w:left="1080"/>
        <w:rPr>
          <w:rFonts w:ascii="Times New Roman" w:hAnsi="Times New Roman" w:cs="Times New Roman"/>
        </w:rPr>
      </w:pPr>
    </w:p>
    <w:p w14:paraId="149C831C" w14:textId="77777777" w:rsidR="00D33807" w:rsidRDefault="00D33807" w:rsidP="00B71C2E">
      <w:pPr>
        <w:pStyle w:val="ListParagraph"/>
        <w:ind w:left="1080"/>
        <w:rPr>
          <w:rFonts w:ascii="Times New Roman" w:hAnsi="Times New Roman" w:cs="Times New Roman"/>
        </w:rPr>
      </w:pPr>
    </w:p>
    <w:p w14:paraId="6D75E03B" w14:textId="77777777" w:rsidR="00D33807" w:rsidRDefault="00D33807" w:rsidP="00B71C2E">
      <w:pPr>
        <w:pStyle w:val="ListParagraph"/>
        <w:ind w:left="1080"/>
        <w:rPr>
          <w:rFonts w:ascii="Times New Roman" w:hAnsi="Times New Roman" w:cs="Times New Roman"/>
        </w:rPr>
      </w:pPr>
    </w:p>
    <w:p w14:paraId="3783082F" w14:textId="77777777" w:rsidR="00D33807" w:rsidRDefault="00D33807" w:rsidP="00B71C2E">
      <w:pPr>
        <w:pStyle w:val="ListParagraph"/>
        <w:ind w:left="1080"/>
        <w:rPr>
          <w:rFonts w:ascii="Times New Roman" w:hAnsi="Times New Roman" w:cs="Times New Roman"/>
        </w:rPr>
      </w:pPr>
    </w:p>
    <w:p w14:paraId="3135F13B" w14:textId="77777777" w:rsidR="00D33807" w:rsidRDefault="00D33807" w:rsidP="00B71C2E">
      <w:pPr>
        <w:pStyle w:val="ListParagraph"/>
        <w:ind w:left="1080"/>
        <w:rPr>
          <w:rFonts w:ascii="Times New Roman" w:hAnsi="Times New Roman" w:cs="Times New Roman"/>
        </w:rPr>
      </w:pPr>
    </w:p>
    <w:p w14:paraId="6E77A141" w14:textId="77777777" w:rsidR="00D33807" w:rsidRDefault="00D33807" w:rsidP="00B71C2E">
      <w:pPr>
        <w:pStyle w:val="ListParagraph"/>
        <w:ind w:left="1080"/>
        <w:rPr>
          <w:rFonts w:ascii="Times New Roman" w:hAnsi="Times New Roman" w:cs="Times New Roman"/>
        </w:rPr>
      </w:pPr>
    </w:p>
    <w:p w14:paraId="26E3956D" w14:textId="77777777" w:rsidR="00D33807" w:rsidRDefault="00D33807" w:rsidP="00B71C2E">
      <w:pPr>
        <w:pStyle w:val="ListParagraph"/>
        <w:ind w:left="1080"/>
        <w:rPr>
          <w:rFonts w:ascii="Times New Roman" w:hAnsi="Times New Roman" w:cs="Times New Roman"/>
        </w:rPr>
      </w:pPr>
    </w:p>
    <w:p w14:paraId="7F26CF9A" w14:textId="77777777" w:rsidR="00D33807" w:rsidRDefault="00D33807" w:rsidP="00B71C2E">
      <w:pPr>
        <w:pStyle w:val="ListParagraph"/>
        <w:ind w:left="1080"/>
        <w:rPr>
          <w:rFonts w:ascii="Times New Roman" w:hAnsi="Times New Roman" w:cs="Times New Roman"/>
        </w:rPr>
      </w:pPr>
    </w:p>
    <w:p w14:paraId="3F041377" w14:textId="77777777" w:rsidR="00D33807" w:rsidRDefault="00D33807" w:rsidP="00B71C2E">
      <w:pPr>
        <w:pStyle w:val="ListParagraph"/>
        <w:ind w:left="1080"/>
        <w:rPr>
          <w:rFonts w:ascii="Times New Roman" w:hAnsi="Times New Roman" w:cs="Times New Roman"/>
        </w:rPr>
      </w:pPr>
    </w:p>
    <w:p w14:paraId="2DDBD188" w14:textId="77777777" w:rsidR="00D33807" w:rsidRDefault="00D33807" w:rsidP="00B71C2E">
      <w:pPr>
        <w:pStyle w:val="ListParagraph"/>
        <w:ind w:left="1080"/>
        <w:rPr>
          <w:rFonts w:ascii="Times New Roman" w:hAnsi="Times New Roman" w:cs="Times New Roman"/>
        </w:rPr>
      </w:pPr>
    </w:p>
    <w:p w14:paraId="19CFA41C" w14:textId="77777777" w:rsidR="00D33807" w:rsidRDefault="00D33807" w:rsidP="00B71C2E">
      <w:pPr>
        <w:pStyle w:val="ListParagraph"/>
        <w:ind w:left="1080"/>
        <w:rPr>
          <w:rFonts w:ascii="Times New Roman" w:hAnsi="Times New Roman" w:cs="Times New Roman"/>
        </w:rPr>
      </w:pPr>
    </w:p>
    <w:p w14:paraId="62EED299" w14:textId="77777777" w:rsidR="00D33807" w:rsidRDefault="00D33807" w:rsidP="00B71C2E">
      <w:pPr>
        <w:pStyle w:val="ListParagraph"/>
        <w:ind w:left="1080"/>
        <w:rPr>
          <w:rFonts w:ascii="Times New Roman" w:hAnsi="Times New Roman" w:cs="Times New Roman"/>
        </w:rPr>
      </w:pPr>
    </w:p>
    <w:p w14:paraId="75F92DF6" w14:textId="77777777" w:rsidR="00D33807" w:rsidRDefault="00D33807" w:rsidP="00B71C2E">
      <w:pPr>
        <w:pStyle w:val="ListParagraph"/>
        <w:ind w:left="1080"/>
        <w:rPr>
          <w:rFonts w:ascii="Times New Roman" w:hAnsi="Times New Roman" w:cs="Times New Roman"/>
        </w:rPr>
      </w:pPr>
    </w:p>
    <w:p w14:paraId="09CC34BE" w14:textId="77777777" w:rsidR="00D33807" w:rsidRDefault="00D33807" w:rsidP="00B71C2E">
      <w:pPr>
        <w:pStyle w:val="ListParagraph"/>
        <w:ind w:left="1080"/>
        <w:rPr>
          <w:rFonts w:ascii="Times New Roman" w:hAnsi="Times New Roman" w:cs="Times New Roman"/>
        </w:rPr>
      </w:pPr>
    </w:p>
    <w:p w14:paraId="55898DD8" w14:textId="77777777" w:rsidR="00D33807" w:rsidRDefault="00D33807" w:rsidP="00B71C2E">
      <w:pPr>
        <w:pStyle w:val="ListParagraph"/>
        <w:ind w:left="1080"/>
        <w:rPr>
          <w:rFonts w:ascii="Times New Roman" w:hAnsi="Times New Roman" w:cs="Times New Roman"/>
        </w:rPr>
      </w:pPr>
    </w:p>
    <w:p w14:paraId="1A3F31C1" w14:textId="77777777" w:rsidR="00D33807" w:rsidRDefault="00D33807" w:rsidP="00B71C2E">
      <w:pPr>
        <w:pStyle w:val="ListParagraph"/>
        <w:ind w:left="1080"/>
        <w:rPr>
          <w:rFonts w:ascii="Times New Roman" w:hAnsi="Times New Roman" w:cs="Times New Roman"/>
        </w:rPr>
      </w:pPr>
    </w:p>
    <w:p w14:paraId="7889EFD1" w14:textId="77777777" w:rsidR="00D33807" w:rsidRPr="00B71C2E" w:rsidRDefault="00D33807" w:rsidP="00B71C2E">
      <w:pPr>
        <w:pStyle w:val="ListParagraph"/>
        <w:ind w:left="1080"/>
        <w:rPr>
          <w:rFonts w:ascii="Times New Roman" w:hAnsi="Times New Roman" w:cs="Times New Roman"/>
        </w:rPr>
      </w:pPr>
    </w:p>
    <w:p w14:paraId="076B5ABF" w14:textId="317E7587" w:rsidR="273AA32F" w:rsidRPr="00971DF4" w:rsidRDefault="5884D304" w:rsidP="00971DF4">
      <w:pPr>
        <w:jc w:val="center"/>
        <w:rPr>
          <w:rFonts w:ascii="Times New Roman" w:hAnsi="Times New Roman" w:cs="Times New Roman"/>
          <w:b/>
          <w:bCs/>
          <w:u w:val="single"/>
        </w:rPr>
      </w:pPr>
      <w:r w:rsidRPr="00971DF4">
        <w:rPr>
          <w:rFonts w:ascii="Times New Roman" w:hAnsi="Times New Roman" w:cs="Times New Roman"/>
          <w:b/>
          <w:bCs/>
          <w:u w:val="single"/>
        </w:rPr>
        <w:t>Design</w:t>
      </w:r>
    </w:p>
    <w:p w14:paraId="507EF68C" w14:textId="680DC636" w:rsidR="273AA32F" w:rsidRDefault="33FFF0C3" w:rsidP="1A50380C">
      <w:pPr>
        <w:pStyle w:val="ListParagraph"/>
        <w:ind w:left="1080"/>
        <w:rPr>
          <w:rFonts w:ascii="Times New Roman" w:hAnsi="Times New Roman" w:cs="Times New Roman"/>
        </w:rPr>
      </w:pPr>
      <w:commentRangeStart w:id="211"/>
      <w:r w:rsidRPr="3FA4651D">
        <w:rPr>
          <w:rFonts w:ascii="Times New Roman" w:hAnsi="Times New Roman" w:cs="Times New Roman"/>
        </w:rPr>
        <w:t>Th</w:t>
      </w:r>
      <w:r w:rsidR="17905439" w:rsidRPr="3FA4651D">
        <w:rPr>
          <w:rFonts w:ascii="Times New Roman" w:hAnsi="Times New Roman" w:cs="Times New Roman"/>
        </w:rPr>
        <w:t>e</w:t>
      </w:r>
      <w:r w:rsidRPr="3FA4651D">
        <w:rPr>
          <w:rFonts w:ascii="Times New Roman" w:hAnsi="Times New Roman" w:cs="Times New Roman"/>
        </w:rPr>
        <w:t xml:space="preserve"> </w:t>
      </w:r>
      <w:commentRangeEnd w:id="211"/>
      <w:r w:rsidR="00866A6C">
        <w:rPr>
          <w:rStyle w:val="CommentReference"/>
        </w:rPr>
        <w:commentReference w:id="211"/>
      </w:r>
      <w:r w:rsidRPr="3FA4651D">
        <w:rPr>
          <w:rFonts w:ascii="Times New Roman" w:hAnsi="Times New Roman" w:cs="Times New Roman"/>
        </w:rPr>
        <w:t xml:space="preserve">application will be deployed on a local server configured </w:t>
      </w:r>
      <w:r w:rsidR="2D19DC5C" w:rsidRPr="3FA4651D">
        <w:rPr>
          <w:rFonts w:ascii="Times New Roman" w:hAnsi="Times New Roman" w:cs="Times New Roman"/>
        </w:rPr>
        <w:t>with Apache, PHP, Python, and SQLite, allowing users to access the System through a standard web browser without requiring any client-side installation. All functionalities will be provided through web pages accessible via a direct URL link. Installation consists of placing the Python data-processing scripts</w:t>
      </w:r>
      <w:r w:rsidR="0E78627E" w:rsidRPr="3FA4651D">
        <w:rPr>
          <w:rFonts w:ascii="Times New Roman" w:hAnsi="Times New Roman" w:cs="Times New Roman"/>
        </w:rPr>
        <w:t>, PHP web interface files, and establishing scheduled tasks for RWIS data retrieval. No additional software or plugins will be required on the user’s computer.</w:t>
      </w:r>
    </w:p>
    <w:p w14:paraId="07AAB703" w14:textId="77777777" w:rsidR="00D33807" w:rsidRDefault="00D33807" w:rsidP="1A50380C">
      <w:pPr>
        <w:pStyle w:val="ListParagraph"/>
        <w:ind w:left="1080"/>
        <w:rPr>
          <w:rFonts w:ascii="Times New Roman" w:hAnsi="Times New Roman" w:cs="Times New Roman"/>
        </w:rPr>
      </w:pPr>
    </w:p>
    <w:p w14:paraId="770BA7DE" w14:textId="77777777" w:rsidR="00D33807" w:rsidRDefault="00D33807" w:rsidP="1A50380C">
      <w:pPr>
        <w:pStyle w:val="ListParagraph"/>
        <w:ind w:left="1080"/>
        <w:rPr>
          <w:ins w:id="212" w:author="Cox, Quinten" w:date="2025-11-29T22:48:00Z" w16du:dateUtc="2025-11-29T22:48:37Z"/>
          <w:rFonts w:ascii="Times New Roman" w:hAnsi="Times New Roman" w:cs="Times New Roman"/>
        </w:rPr>
      </w:pPr>
    </w:p>
    <w:p w14:paraId="7333CD4B" w14:textId="681C63D9" w:rsidR="3FA4651D" w:rsidRDefault="3FA4651D" w:rsidP="3FA4651D">
      <w:pPr>
        <w:pStyle w:val="ListParagraph"/>
        <w:ind w:left="1080"/>
        <w:rPr>
          <w:rFonts w:ascii="Times New Roman" w:hAnsi="Times New Roman" w:cs="Times New Roman"/>
        </w:rPr>
      </w:pPr>
    </w:p>
    <w:p w14:paraId="0088F6A4" w14:textId="77777777" w:rsidR="00922402" w:rsidRDefault="6DB54244" w:rsidP="00922402">
      <w:pPr>
        <w:pStyle w:val="ListParagraph"/>
        <w:keepNext/>
        <w:ind w:left="1080"/>
        <w:jc w:val="center"/>
      </w:pPr>
      <w:r>
        <w:rPr>
          <w:noProof/>
        </w:rPr>
        <w:drawing>
          <wp:inline distT="0" distB="0" distL="0" distR="0" wp14:anchorId="20FD74D0" wp14:editId="7B21564A">
            <wp:extent cx="3244857" cy="4034315"/>
            <wp:effectExtent l="0" t="0" r="0" b="0"/>
            <wp:docPr id="767986498" name="Picture 9" descr="A diagram of a computer program&#10;&#10;AI-generated content may be incorrect.">
              <a:extLst xmlns:a="http://schemas.openxmlformats.org/drawingml/2006/main">
                <a:ext uri="{FF2B5EF4-FFF2-40B4-BE49-F238E27FC236}">
                  <a16:creationId xmlns:a16="http://schemas.microsoft.com/office/drawing/2014/main" id="{DDF199BA-218F-4066-BBD9-88279DE79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98" name="Picture 9" descr="A diagram of a computer program&#10;&#10;AI-generated content may be incorrect."/>
                    <pic:cNvPicPr/>
                  </pic:nvPicPr>
                  <pic:blipFill>
                    <a:blip r:embed="rId33">
                      <a:extLst>
                        <a:ext uri="{28A0092B-C50C-407E-A947-70E740481C1C}">
                          <a14:useLocalDpi xmlns:a14="http://schemas.microsoft.com/office/drawing/2010/main"/>
                        </a:ext>
                      </a:extLst>
                    </a:blip>
                    <a:stretch>
                      <a:fillRect/>
                    </a:stretch>
                  </pic:blipFill>
                  <pic:spPr>
                    <a:xfrm>
                      <a:off x="0" y="0"/>
                      <a:ext cx="3244857" cy="4034315"/>
                    </a:xfrm>
                    <a:prstGeom prst="rect">
                      <a:avLst/>
                    </a:prstGeom>
                  </pic:spPr>
                </pic:pic>
              </a:graphicData>
            </a:graphic>
          </wp:inline>
        </w:drawing>
      </w:r>
    </w:p>
    <w:p w14:paraId="36D9E54D" w14:textId="61BEBC34" w:rsidR="0D0AE4FF" w:rsidRPr="00922402" w:rsidRDefault="00922402" w:rsidP="00922402">
      <w:pPr>
        <w:pStyle w:val="Caption"/>
        <w:ind w:left="720" w:firstLine="360"/>
        <w:jc w:val="center"/>
        <w:rPr>
          <w:rFonts w:ascii="Times New Roman" w:hAnsi="Times New Roman" w:cs="Times New Roman"/>
          <w:color w:val="auto"/>
        </w:rPr>
      </w:pPr>
      <w:bookmarkStart w:id="213" w:name="_Toc215562924"/>
      <w:r w:rsidRPr="00922402">
        <w:rPr>
          <w:color w:val="auto"/>
        </w:rPr>
        <w:t xml:space="preserve">Figure </w:t>
      </w:r>
      <w:r w:rsidRPr="00922402">
        <w:rPr>
          <w:color w:val="auto"/>
        </w:rPr>
        <w:fldChar w:fldCharType="begin"/>
      </w:r>
      <w:r w:rsidRPr="00922402">
        <w:rPr>
          <w:color w:val="auto"/>
        </w:rPr>
        <w:instrText xml:space="preserve"> SEQ Figure \* ARABIC </w:instrText>
      </w:r>
      <w:r w:rsidRPr="00922402">
        <w:rPr>
          <w:color w:val="auto"/>
        </w:rPr>
        <w:fldChar w:fldCharType="separate"/>
      </w:r>
      <w:r w:rsidRPr="00922402">
        <w:rPr>
          <w:noProof/>
          <w:color w:val="auto"/>
        </w:rPr>
        <w:t>21</w:t>
      </w:r>
      <w:r w:rsidRPr="00922402">
        <w:rPr>
          <w:color w:val="auto"/>
        </w:rPr>
        <w:fldChar w:fldCharType="end"/>
      </w:r>
      <w:r w:rsidRPr="00922402">
        <w:rPr>
          <w:color w:val="auto"/>
        </w:rPr>
        <w:t>: Flow describing the architecture for the web-based application.</w:t>
      </w:r>
      <w:bookmarkEnd w:id="213"/>
    </w:p>
    <w:p w14:paraId="13816542" w14:textId="77777777" w:rsidR="0005052F" w:rsidRDefault="0005052F">
      <w:pPr>
        <w:rPr>
          <w:ins w:id="214" w:author="Galarus, Douglas" w:date="2025-11-26T12:50:00Z" w16du:dateUtc="2025-11-26T19:50:00Z"/>
          <w:rFonts w:ascii="Times New Roman" w:hAnsi="Times New Roman" w:cs="Times New Roman"/>
          <w:sz w:val="28"/>
          <w:szCs w:val="28"/>
          <w:u w:val="single"/>
        </w:rPr>
      </w:pPr>
      <w:bookmarkStart w:id="215" w:name="_Toc214006672"/>
      <w:ins w:id="216" w:author="Galarus, Douglas" w:date="2025-11-26T12:50:00Z" w16du:dateUtc="2025-11-26T19:50:00Z">
        <w:r>
          <w:br w:type="page"/>
        </w:r>
      </w:ins>
    </w:p>
    <w:p w14:paraId="6E3CE01F" w14:textId="1472CF24" w:rsidR="00EC7D6C" w:rsidRPr="00EC7D6C" w:rsidRDefault="00EC7D6C" w:rsidP="005978CF">
      <w:pPr>
        <w:pStyle w:val="Heading3"/>
      </w:pPr>
      <w:r w:rsidRPr="00EC7D6C">
        <w:lastRenderedPageBreak/>
        <w:t>Documentation</w:t>
      </w:r>
      <w:bookmarkEnd w:id="215"/>
    </w:p>
    <w:p w14:paraId="2194C4A8" w14:textId="1B350C8D" w:rsidR="00EC7D6C" w:rsidRPr="00EC7D6C" w:rsidRDefault="0C917434" w:rsidP="308BC06E">
      <w:pPr>
        <w:pStyle w:val="ListParagraph"/>
        <w:ind w:left="1080"/>
        <w:rPr>
          <w:rFonts w:ascii="Times New Roman" w:hAnsi="Times New Roman" w:cs="Times New Roman"/>
        </w:rPr>
      </w:pPr>
      <w:r w:rsidRPr="21B1011B">
        <w:rPr>
          <w:rFonts w:ascii="Times New Roman" w:hAnsi="Times New Roman" w:cs="Times New Roman"/>
        </w:rPr>
        <w:t>3.6.</w:t>
      </w:r>
      <w:r w:rsidRPr="1EF55745">
        <w:rPr>
          <w:rFonts w:ascii="Times New Roman" w:hAnsi="Times New Roman" w:cs="Times New Roman"/>
        </w:rPr>
        <w:t xml:space="preserve">2.1 </w:t>
      </w:r>
      <w:r w:rsidR="49E95C88" w:rsidRPr="1EF55745">
        <w:rPr>
          <w:rFonts w:ascii="Times New Roman" w:hAnsi="Times New Roman" w:cs="Times New Roman"/>
        </w:rPr>
        <w:t>Documentation</w:t>
      </w:r>
      <w:r w:rsidR="49E95C88" w:rsidRPr="5BF25E68">
        <w:rPr>
          <w:rFonts w:ascii="Times New Roman" w:hAnsi="Times New Roman" w:cs="Times New Roman"/>
        </w:rPr>
        <w:t xml:space="preserve"> pertaining to the development and coding of the application shall be compiled by the </w:t>
      </w:r>
      <w:r w:rsidR="3AC0AECC" w:rsidRPr="782CDCA0">
        <w:rPr>
          <w:rFonts w:ascii="Times New Roman" w:hAnsi="Times New Roman" w:cs="Times New Roman"/>
        </w:rPr>
        <w:t xml:space="preserve">2025 </w:t>
      </w:r>
      <w:r w:rsidR="3AC0AECC" w:rsidRPr="2FA9A859">
        <w:rPr>
          <w:rFonts w:ascii="Times New Roman" w:hAnsi="Times New Roman" w:cs="Times New Roman"/>
        </w:rPr>
        <w:t xml:space="preserve">Montana </w:t>
      </w:r>
      <w:r w:rsidR="3AC0AECC" w:rsidRPr="5385A8D7">
        <w:rPr>
          <w:rFonts w:ascii="Times New Roman" w:hAnsi="Times New Roman" w:cs="Times New Roman"/>
        </w:rPr>
        <w:t xml:space="preserve">Tech </w:t>
      </w:r>
      <w:r w:rsidR="3AC0AECC" w:rsidRPr="6029C3A2">
        <w:rPr>
          <w:rFonts w:ascii="Times New Roman" w:hAnsi="Times New Roman" w:cs="Times New Roman"/>
        </w:rPr>
        <w:t xml:space="preserve">senior design </w:t>
      </w:r>
      <w:r w:rsidR="3AC0AECC" w:rsidRPr="0B91EC96">
        <w:rPr>
          <w:rFonts w:ascii="Times New Roman" w:hAnsi="Times New Roman" w:cs="Times New Roman"/>
        </w:rPr>
        <w:t>team</w:t>
      </w:r>
      <w:r w:rsidR="49E95C88" w:rsidRPr="5BF25E68">
        <w:rPr>
          <w:rFonts w:ascii="Times New Roman" w:hAnsi="Times New Roman" w:cs="Times New Roman"/>
        </w:rPr>
        <w:t xml:space="preserve">. </w:t>
      </w:r>
    </w:p>
    <w:p w14:paraId="08A019B5" w14:textId="7D8A5CC6" w:rsidR="3C667285" w:rsidRDefault="3C667285" w:rsidP="3C667285">
      <w:pPr>
        <w:pStyle w:val="ListParagraph"/>
        <w:ind w:left="1080"/>
        <w:rPr>
          <w:rFonts w:ascii="Times New Roman" w:hAnsi="Times New Roman" w:cs="Times New Roman"/>
        </w:rPr>
      </w:pPr>
    </w:p>
    <w:p w14:paraId="28B03DA7" w14:textId="2D58134B" w:rsidR="00EC7D6C" w:rsidRPr="00EC7D6C" w:rsidRDefault="6198C916" w:rsidP="308BC06E">
      <w:pPr>
        <w:pStyle w:val="ListParagraph"/>
        <w:ind w:left="1080"/>
        <w:rPr>
          <w:rFonts w:ascii="Times New Roman" w:hAnsi="Times New Roman" w:cs="Times New Roman"/>
        </w:rPr>
      </w:pPr>
      <w:r w:rsidRPr="1A5EA49D">
        <w:rPr>
          <w:rFonts w:ascii="Times New Roman" w:hAnsi="Times New Roman" w:cs="Times New Roman"/>
        </w:rPr>
        <w:t>3.</w:t>
      </w:r>
      <w:r w:rsidRPr="5DBCCA16">
        <w:rPr>
          <w:rFonts w:ascii="Times New Roman" w:hAnsi="Times New Roman" w:cs="Times New Roman"/>
        </w:rPr>
        <w:t xml:space="preserve">6.2.2 </w:t>
      </w:r>
      <w:r w:rsidR="49E95C88" w:rsidRPr="5DBCCA16">
        <w:rPr>
          <w:rFonts w:ascii="Times New Roman" w:hAnsi="Times New Roman" w:cs="Times New Roman"/>
        </w:rPr>
        <w:t>Documentation</w:t>
      </w:r>
      <w:r w:rsidR="49E95C88" w:rsidRPr="5BF25E68">
        <w:rPr>
          <w:rFonts w:ascii="Times New Roman" w:hAnsi="Times New Roman" w:cs="Times New Roman"/>
        </w:rPr>
        <w:t xml:space="preserve"> pertaining to the RWIS Subsystem shall be revised by the Montana Tech Senior Design Team. </w:t>
      </w:r>
    </w:p>
    <w:p w14:paraId="2EBBF7E7" w14:textId="06EC4AC1" w:rsidR="7815C276" w:rsidRDefault="7815C276" w:rsidP="7815C276">
      <w:pPr>
        <w:pStyle w:val="ListParagraph"/>
        <w:ind w:left="1080"/>
        <w:rPr>
          <w:rFonts w:ascii="Times New Roman" w:hAnsi="Times New Roman" w:cs="Times New Roman"/>
        </w:rPr>
      </w:pPr>
    </w:p>
    <w:p w14:paraId="213D94D0" w14:textId="5CD3F365" w:rsidR="2FF04C84" w:rsidRDefault="7EE93BC0" w:rsidP="0D0AE4FF">
      <w:pPr>
        <w:pStyle w:val="ListParagraph"/>
        <w:ind w:left="1080"/>
        <w:rPr>
          <w:rFonts w:ascii="Times New Roman" w:hAnsi="Times New Roman" w:cs="Times New Roman"/>
        </w:rPr>
      </w:pPr>
      <w:r w:rsidRPr="0D0AE4FF">
        <w:rPr>
          <w:rFonts w:ascii="Times New Roman" w:hAnsi="Times New Roman" w:cs="Times New Roman"/>
        </w:rPr>
        <w:t xml:space="preserve">3.6.2.3 </w:t>
      </w:r>
      <w:r w:rsidR="4A311D52" w:rsidRPr="0D0AE4FF">
        <w:rPr>
          <w:rFonts w:ascii="Times New Roman" w:hAnsi="Times New Roman" w:cs="Times New Roman"/>
        </w:rPr>
        <w:t xml:space="preserve">The application shall include a “Help” link to assist the user in using the application.   </w:t>
      </w:r>
    </w:p>
    <w:p w14:paraId="2AA7DC74" w14:textId="77777777" w:rsidR="00D33807" w:rsidRDefault="00D33807" w:rsidP="0D0AE4FF">
      <w:pPr>
        <w:pStyle w:val="ListParagraph"/>
        <w:ind w:left="1080"/>
        <w:rPr>
          <w:rFonts w:ascii="Times New Roman" w:hAnsi="Times New Roman" w:cs="Times New Roman"/>
        </w:rPr>
      </w:pPr>
    </w:p>
    <w:p w14:paraId="7FC609C2" w14:textId="77777777" w:rsidR="00D33807" w:rsidRDefault="00D33807" w:rsidP="0D0AE4FF">
      <w:pPr>
        <w:pStyle w:val="ListParagraph"/>
        <w:ind w:left="1080"/>
        <w:rPr>
          <w:rFonts w:ascii="Times New Roman" w:hAnsi="Times New Roman" w:cs="Times New Roman"/>
        </w:rPr>
      </w:pPr>
    </w:p>
    <w:p w14:paraId="6E2F26B1" w14:textId="7BC1AC52" w:rsidR="00EC7D6C" w:rsidRPr="00971DF4" w:rsidRDefault="49E95C88" w:rsidP="00236D59">
      <w:pPr>
        <w:jc w:val="center"/>
        <w:rPr>
          <w:rFonts w:ascii="Times New Roman" w:hAnsi="Times New Roman" w:cs="Times New Roman"/>
          <w:b/>
          <w:bCs/>
          <w:u w:val="single"/>
        </w:rPr>
      </w:pPr>
      <w:r w:rsidRPr="00971DF4">
        <w:rPr>
          <w:rFonts w:ascii="Times New Roman" w:hAnsi="Times New Roman" w:cs="Times New Roman"/>
          <w:b/>
          <w:bCs/>
          <w:u w:val="single"/>
        </w:rPr>
        <w:t>Design</w:t>
      </w:r>
    </w:p>
    <w:p w14:paraId="79CF4A78" w14:textId="2F3A0189" w:rsidR="00EC7D6C" w:rsidRPr="00236D59" w:rsidRDefault="0042444D" w:rsidP="00236D59">
      <w:pPr>
        <w:rPr>
          <w:rFonts w:ascii="Times New Roman" w:hAnsi="Times New Roman" w:cs="Times New Roman"/>
        </w:rPr>
      </w:pPr>
      <w:commentRangeStart w:id="217"/>
      <w:r w:rsidRPr="2FF04C84">
        <w:rPr>
          <w:rFonts w:ascii="Times New Roman" w:hAnsi="Times New Roman" w:cs="Times New Roman"/>
        </w:rPr>
        <w:t xml:space="preserve">All technical documentation for the application will be produced by the 2025 Montana Tech Senior Design Team. Updates and revisions to RWIS Subsystem documentation will also be completed by the team to reflect the design, capabilities, and operational processes of the prototype system. The application will include an integrated “Help” </w:t>
      </w:r>
      <w:r w:rsidR="00043C8B" w:rsidRPr="2FF04C84">
        <w:rPr>
          <w:rFonts w:ascii="Times New Roman" w:hAnsi="Times New Roman" w:cs="Times New Roman"/>
        </w:rPr>
        <w:t>link within the web interface that directs users to a locally hosted help page containing instructions for navigating the system, defining alerts, viewing RWIS data, and performing administrative tasks.</w:t>
      </w:r>
    </w:p>
    <w:p w14:paraId="41AA950A" w14:textId="40A29BB6" w:rsidR="2FF04C84" w:rsidRDefault="2FF04C84" w:rsidP="2FF04C84">
      <w:pPr>
        <w:rPr>
          <w:rFonts w:ascii="Times New Roman" w:hAnsi="Times New Roman" w:cs="Times New Roman"/>
        </w:rPr>
      </w:pPr>
    </w:p>
    <w:commentRangeEnd w:id="217"/>
    <w:p w14:paraId="4753F2A1" w14:textId="0A3BD5C6" w:rsidR="00236D59" w:rsidRPr="00236D59" w:rsidRDefault="00605F10" w:rsidP="00236D59">
      <w:pPr>
        <w:jc w:val="center"/>
        <w:rPr>
          <w:rFonts w:ascii="Times New Roman" w:hAnsi="Times New Roman" w:cs="Times New Roman"/>
        </w:rPr>
      </w:pPr>
      <w:r w:rsidRPr="00236D59">
        <w:rPr>
          <w:rStyle w:val="CommentReference"/>
          <w:rFonts w:ascii="Times New Roman" w:hAnsi="Times New Roman" w:cs="Times New Roman"/>
          <w:sz w:val="24"/>
          <w:szCs w:val="24"/>
        </w:rPr>
        <w:commentReference w:id="217"/>
      </w:r>
    </w:p>
    <w:sectPr w:rsidR="00236D59" w:rsidRPr="00236D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larus, Douglas" w:date="2025-11-17T10:47:00Z" w:initials="GD">
    <w:p w14:paraId="37392139" w14:textId="4A73FCEC" w:rsidR="00700E47" w:rsidRDefault="00700E47">
      <w:pPr>
        <w:pStyle w:val="CommentText"/>
      </w:pPr>
      <w:r>
        <w:rPr>
          <w:rStyle w:val="CommentReference"/>
        </w:rPr>
        <w:annotationRef/>
      </w:r>
      <w:r>
        <w:t>Include a date.</w:t>
      </w:r>
    </w:p>
  </w:comment>
  <w:comment w:id="2" w:author="Galarus, Douglas" w:date="2025-11-17T10:48:00Z" w:initials="GD">
    <w:p w14:paraId="5EBAB38A" w14:textId="2CC0123C" w:rsidR="00700E47" w:rsidRDefault="00700E47">
      <w:pPr>
        <w:pStyle w:val="CommentText"/>
      </w:pPr>
      <w:r>
        <w:rPr>
          <w:rStyle w:val="CommentReference"/>
        </w:rPr>
        <w:annotationRef/>
      </w:r>
      <w:r>
        <w:t>Make sure this is all consistent with the Concept and Requirements documents.</w:t>
      </w:r>
    </w:p>
  </w:comment>
  <w:comment w:id="26" w:author="Galarus, Douglas [2]" w:date="2025-11-26T10:44:00Z" w:initials="DG">
    <w:p w14:paraId="5FFECB5B" w14:textId="77777777" w:rsidR="007C2E00" w:rsidRDefault="007C2E00" w:rsidP="007C2E00">
      <w:pPr>
        <w:pStyle w:val="CommentText"/>
      </w:pPr>
      <w:r>
        <w:rPr>
          <w:rStyle w:val="CommentReference"/>
        </w:rPr>
        <w:annotationRef/>
      </w:r>
      <w:r>
        <w:t>These are components of the system, not things the system interfaces with. Put them elsewhere. They are important.</w:t>
      </w:r>
    </w:p>
  </w:comment>
  <w:comment w:id="31" w:author="Galarus, Douglas [2]" w:date="2025-11-26T10:44:00Z" w:initials="DG">
    <w:p w14:paraId="350E7230" w14:textId="77777777" w:rsidR="007C2E00" w:rsidRDefault="007C2E00" w:rsidP="007C2E00">
      <w:pPr>
        <w:pStyle w:val="CommentText"/>
      </w:pPr>
      <w:r>
        <w:rPr>
          <w:rStyle w:val="CommentReference"/>
        </w:rPr>
        <w:annotationRef/>
      </w:r>
      <w:r>
        <w:t>Do we provide unauthenticated access?</w:t>
      </w:r>
    </w:p>
  </w:comment>
  <w:comment w:id="42" w:author="Galarus, Douglas [2]" w:date="2025-11-26T10:49:00Z" w:initials="DG">
    <w:p w14:paraId="5430A080" w14:textId="77777777" w:rsidR="00FF17E5" w:rsidRDefault="00FF17E5" w:rsidP="00FF17E5">
      <w:pPr>
        <w:pStyle w:val="CommentText"/>
      </w:pPr>
      <w:r>
        <w:rPr>
          <w:rStyle w:val="CommentReference"/>
        </w:rPr>
        <w:annotationRef/>
      </w:r>
      <w:r>
        <w:t>Remove this. You do not interface with Information Relays. There is no reason to mention then.</w:t>
      </w:r>
    </w:p>
  </w:comment>
  <w:comment w:id="49" w:author="Galarus, Douglas [2]" w:date="2025-11-26T10:55:00Z" w:initials="DG">
    <w:p w14:paraId="15E80B4C" w14:textId="77777777" w:rsidR="00D93CD8" w:rsidRDefault="00D93CD8" w:rsidP="00D93CD8">
      <w:pPr>
        <w:pStyle w:val="CommentText"/>
      </w:pPr>
      <w:r>
        <w:rPr>
          <w:rStyle w:val="CommentReference"/>
        </w:rPr>
        <w:annotationRef/>
      </w:r>
      <w:r>
        <w:t>What about public, non-authenticated users?</w:t>
      </w:r>
    </w:p>
  </w:comment>
  <w:comment w:id="83" w:author="Galarus, Douglas [2]" w:date="2025-11-26T11:21:00Z" w:initials="DG">
    <w:p w14:paraId="217496EC" w14:textId="77777777" w:rsidR="001F2A3E" w:rsidRDefault="001F2A3E" w:rsidP="001F2A3E">
      <w:pPr>
        <w:pStyle w:val="CommentText"/>
      </w:pPr>
      <w:r>
        <w:rPr>
          <w:rStyle w:val="CommentReference"/>
        </w:rPr>
        <w:annotationRef/>
      </w:r>
      <w:r>
        <w:t>No unauthenticated access? I think we need it.</w:t>
      </w:r>
    </w:p>
  </w:comment>
  <w:comment w:id="87" w:author="Galarus, Douglas [2]" w:date="2025-11-26T11:43:00Z" w:initials="DG">
    <w:p w14:paraId="3900385C" w14:textId="77777777" w:rsidR="006A7413" w:rsidRDefault="006A7413" w:rsidP="006A7413">
      <w:pPr>
        <w:pStyle w:val="CommentText"/>
      </w:pPr>
      <w:r>
        <w:rPr>
          <w:rStyle w:val="CommentReference"/>
        </w:rPr>
        <w:annotationRef/>
      </w:r>
      <w:r>
        <w:t>The web server itself does not need Python support. This is not the same as being able to run Python on the host server. It is important that you understand this.</w:t>
      </w:r>
    </w:p>
  </w:comment>
  <w:comment w:id="102" w:author="Galarus, Douglas [2]" w:date="2025-11-26T11:43:00Z" w:initials="DG">
    <w:p w14:paraId="4D47B71A" w14:textId="77777777" w:rsidR="006A7413" w:rsidRDefault="006A7413" w:rsidP="006A7413">
      <w:pPr>
        <w:pStyle w:val="CommentText"/>
      </w:pPr>
      <w:r>
        <w:rPr>
          <w:rStyle w:val="CommentReference"/>
        </w:rPr>
        <w:annotationRef/>
      </w:r>
      <w:r>
        <w:t>See prior comments. You need to address unauthenticated access consistently.</w:t>
      </w:r>
    </w:p>
  </w:comment>
  <w:comment w:id="105" w:author="Galarus, Douglas [2]" w:date="2025-11-26T11:47:00Z" w:initials="DG">
    <w:p w14:paraId="0E6F1D6C" w14:textId="77777777" w:rsidR="00F0507B" w:rsidRDefault="009E3763" w:rsidP="00F0507B">
      <w:pPr>
        <w:pStyle w:val="CommentText"/>
      </w:pPr>
      <w:r>
        <w:rPr>
          <w:rStyle w:val="CommentReference"/>
        </w:rPr>
        <w:annotationRef/>
      </w:r>
      <w:r w:rsidR="00F0507B">
        <w:t>Scopes are not part of this system. Assume authenticated users can access all data in the system. Remove discussion(s) of scope.</w:t>
      </w:r>
    </w:p>
  </w:comment>
  <w:comment w:id="113" w:author="Galarus, Douglas [2]" w:date="2025-11-26T11:50:00Z" w:initials="DG">
    <w:p w14:paraId="55B89AAD" w14:textId="77777777" w:rsidR="00533A03" w:rsidRDefault="00533A03" w:rsidP="00533A03">
      <w:pPr>
        <w:pStyle w:val="CommentText"/>
      </w:pPr>
      <w:r>
        <w:rPr>
          <w:rStyle w:val="CommentReference"/>
        </w:rPr>
        <w:annotationRef/>
      </w:r>
      <w:r>
        <w:t>Two? You need to get these straight, including meaningful names. I count three.</w:t>
      </w:r>
    </w:p>
  </w:comment>
  <w:comment w:id="117" w:author="Galarus, Douglas [2]" w:date="2025-11-26T11:51:00Z" w:initials="DG">
    <w:p w14:paraId="0A1B634B" w14:textId="77777777" w:rsidR="0073768C" w:rsidRDefault="0073768C" w:rsidP="0073768C">
      <w:pPr>
        <w:pStyle w:val="CommentText"/>
      </w:pPr>
      <w:r>
        <w:rPr>
          <w:rStyle w:val="CommentReference"/>
        </w:rPr>
        <w:annotationRef/>
      </w:r>
      <w:r>
        <w:t>Not here but else were included a requirement that the system allow users to reset their passwords. The reality is that this is tricky because we will not have the ability to send email from the system. But, a link could be generated and sent by an admin for this purpose.</w:t>
      </w:r>
    </w:p>
  </w:comment>
  <w:comment w:id="120" w:author="Galarus, Douglas" w:date="2025-11-17T10:55:00Z" w:initials="GD">
    <w:p w14:paraId="55638ED9" w14:textId="29F1B775" w:rsidR="00700E47" w:rsidRDefault="00700E47">
      <w:pPr>
        <w:pStyle w:val="CommentText"/>
      </w:pPr>
      <w:r>
        <w:rPr>
          <w:rStyle w:val="CommentReference"/>
        </w:rPr>
        <w:annotationRef/>
      </w:r>
      <w:r>
        <w:t>Show wireframes for this process and all it entails. Show data with an ERD or similar.</w:t>
      </w:r>
    </w:p>
  </w:comment>
  <w:comment w:id="121" w:author="Galarus, Douglas [2]" w:date="2025-11-26T12:22:00Z" w:initials="DG">
    <w:p w14:paraId="6C5AA5FC" w14:textId="77777777" w:rsidR="00903D05" w:rsidRDefault="00903D05" w:rsidP="00903D05">
      <w:pPr>
        <w:pStyle w:val="CommentText"/>
      </w:pPr>
      <w:r>
        <w:rPr>
          <w:rStyle w:val="CommentReference"/>
        </w:rPr>
        <w:annotationRef/>
      </w:r>
      <w:r>
        <w:t>For users, this table is close enough. For alert definitions, not quite. Alert definitions can include multiple conditions, and need to be implemented via a one-to-many relationship. Look carefully at the WeatherShare design. This is important.</w:t>
      </w:r>
    </w:p>
  </w:comment>
  <w:comment w:id="126" w:author="Galarus, Douglas [2]" w:date="2025-11-26T12:25:00Z" w:initials="DG">
    <w:p w14:paraId="411FBD95" w14:textId="77777777" w:rsidR="007B5122" w:rsidRDefault="007B5122" w:rsidP="007B5122">
      <w:pPr>
        <w:pStyle w:val="CommentText"/>
      </w:pPr>
      <w:r>
        <w:rPr>
          <w:rStyle w:val="CommentReference"/>
        </w:rPr>
        <w:annotationRef/>
      </w:r>
      <w:r>
        <w:t>Do these one per page so they don’t get jumbled together. Then you can add descriptions, etc. as needed.</w:t>
      </w:r>
    </w:p>
  </w:comment>
  <w:comment w:id="127" w:author="Galarus, Douglas [2]" w:date="2025-11-26T12:32:00Z" w:initials="DG">
    <w:p w14:paraId="4657A7A6" w14:textId="77777777" w:rsidR="005333CC" w:rsidRDefault="00D516DE" w:rsidP="005333CC">
      <w:pPr>
        <w:pStyle w:val="CommentText"/>
      </w:pPr>
      <w:r>
        <w:rPr>
          <w:rStyle w:val="CommentReference"/>
        </w:rPr>
        <w:annotationRef/>
      </w:r>
      <w:r w:rsidR="005333CC">
        <w:t>Look at prior screens on these, that I put in the concept document. While dated, they show how to do alert definition and management.</w:t>
      </w:r>
    </w:p>
  </w:comment>
  <w:comment w:id="128" w:author="Galarus, Douglas [2]" w:date="2025-11-26T12:40:00Z" w:initials="DG">
    <w:p w14:paraId="41A4DA34" w14:textId="77777777" w:rsidR="00DB59FF" w:rsidRDefault="00DB59FF" w:rsidP="00DB59FF">
      <w:pPr>
        <w:pStyle w:val="CommentText"/>
      </w:pPr>
      <w:r>
        <w:rPr>
          <w:rStyle w:val="CommentReference"/>
        </w:rPr>
        <w:annotationRef/>
      </w:r>
      <w:r>
        <w:t>See Section 3.3.1 of the Concept Document. Use it - follow what is shown there for alert definition and management.</w:t>
      </w:r>
    </w:p>
  </w:comment>
  <w:comment w:id="138" w:author="Galarus, Douglas" w:date="2025-11-17T10:55:00Z" w:initials="GD">
    <w:p w14:paraId="02A7A28C" w14:textId="7904168E" w:rsidR="00700E47" w:rsidRDefault="00700E47">
      <w:pPr>
        <w:pStyle w:val="CommentText"/>
      </w:pPr>
      <w:r>
        <w:rPr>
          <w:rStyle w:val="CommentReference"/>
        </w:rPr>
        <w:annotationRef/>
      </w:r>
      <w:r>
        <w:t>This is correct – we will only retrieve data from the CWWP2. We will not</w:t>
      </w:r>
      <w:r w:rsidR="00271831">
        <w:t xml:space="preserve"> have data pushed to this system.</w:t>
      </w:r>
    </w:p>
  </w:comment>
  <w:comment w:id="148" w:author="Galarus, Douglas" w:date="2025-11-17T10:57:00Z" w:initials="GD">
    <w:p w14:paraId="0BFF7D79" w14:textId="08754D29" w:rsidR="00271831" w:rsidRDefault="00271831">
      <w:pPr>
        <w:pStyle w:val="CommentText"/>
      </w:pPr>
      <w:r>
        <w:rPr>
          <w:rStyle w:val="CommentReference"/>
        </w:rPr>
        <w:annotationRef/>
      </w:r>
      <w:r>
        <w:t>RWIIS is a typo. Please fix.</w:t>
      </w:r>
    </w:p>
  </w:comment>
  <w:comment w:id="149" w:author="Galarus, Douglas [2]" w:date="2025-11-26T12:41:00Z" w:initials="DG">
    <w:p w14:paraId="46978953" w14:textId="77777777" w:rsidR="000D35D4" w:rsidRDefault="000D35D4" w:rsidP="000D35D4">
      <w:pPr>
        <w:pStyle w:val="CommentText"/>
      </w:pPr>
      <w:r>
        <w:rPr>
          <w:rStyle w:val="CommentReference"/>
        </w:rPr>
        <w:annotationRef/>
      </w:r>
      <w:r>
        <w:t>Why is this so big?</w:t>
      </w:r>
    </w:p>
  </w:comment>
  <w:comment w:id="152" w:author="Galarus, Douglas" w:date="2025-11-17T10:58:00Z" w:initials="GD">
    <w:p w14:paraId="171DDBDD" w14:textId="222B7A7B" w:rsidR="00271831" w:rsidRDefault="00271831">
      <w:pPr>
        <w:pStyle w:val="CommentText"/>
      </w:pPr>
      <w:r>
        <w:rPr>
          <w:rStyle w:val="CommentReference"/>
        </w:rPr>
        <w:annotationRef/>
      </w:r>
      <w:r>
        <w:t xml:space="preserve">Show some data </w:t>
      </w:r>
      <w:r w:rsidR="003E57DF">
        <w:t xml:space="preserve">conjunction </w:t>
      </w:r>
      <w:r>
        <w:t>in with this – similar to what will be shown in your design presentation.</w:t>
      </w:r>
    </w:p>
  </w:comment>
  <w:comment w:id="153" w:author="Galarus, Douglas [2]" w:date="2025-11-26T12:45:00Z" w:initials="DG">
    <w:p w14:paraId="671526EA" w14:textId="77777777" w:rsidR="001846B1" w:rsidRDefault="001846B1" w:rsidP="001846B1">
      <w:pPr>
        <w:pStyle w:val="CommentText"/>
      </w:pPr>
      <w:r>
        <w:rPr>
          <w:rStyle w:val="CommentReference"/>
        </w:rPr>
        <w:annotationRef/>
      </w:r>
      <w:r>
        <w:t>Where do conversions get done? The word conversion appears nowhere in this document. This is a critical component of the system and it needs to be very clear where this gets done.</w:t>
      </w:r>
    </w:p>
  </w:comment>
  <w:comment w:id="164" w:author="Galarus, Douglas" w:date="2025-11-17T10:59:00Z" w:initials="GD">
    <w:p w14:paraId="7DE9BBBB" w14:textId="06FCD68D" w:rsidR="00271831" w:rsidRDefault="00271831">
      <w:pPr>
        <w:pStyle w:val="CommentText"/>
      </w:pPr>
      <w:r>
        <w:rPr>
          <w:rStyle w:val="CommentReference"/>
        </w:rPr>
        <w:annotationRef/>
      </w:r>
      <w:r>
        <w:t>Show wireframes. Show data.</w:t>
      </w:r>
    </w:p>
  </w:comment>
  <w:comment w:id="175" w:author="Galarus, Douglas" w:date="2025-11-17T10:59:00Z" w:initials="GD">
    <w:p w14:paraId="7417AD32" w14:textId="108F8A16" w:rsidR="00271831" w:rsidRDefault="00271831">
      <w:pPr>
        <w:pStyle w:val="CommentText"/>
      </w:pPr>
      <w:r>
        <w:rPr>
          <w:rStyle w:val="CommentReference"/>
        </w:rPr>
        <w:annotationRef/>
      </w:r>
      <w:r>
        <w:t>Fix typos.</w:t>
      </w:r>
    </w:p>
  </w:comment>
  <w:comment w:id="176" w:author="Galarus, Douglas" w:date="2025-11-17T11:00:00Z" w:initials="GD">
    <w:p w14:paraId="59890CC4" w14:textId="7F354B06" w:rsidR="00271831" w:rsidRDefault="00271831">
      <w:pPr>
        <w:pStyle w:val="CommentText"/>
      </w:pPr>
      <w:r>
        <w:rPr>
          <w:rStyle w:val="CommentReference"/>
        </w:rPr>
        <w:annotationRef/>
      </w:r>
      <w:r>
        <w:t>Show data. Show the process.</w:t>
      </w:r>
    </w:p>
  </w:comment>
  <w:comment w:id="178" w:author="Galarus, Douglas [2]" w:date="2025-11-26T12:47:00Z" w:initials="DG">
    <w:p w14:paraId="23E11FB1" w14:textId="77777777" w:rsidR="00C961B6" w:rsidRDefault="00C961B6" w:rsidP="00C961B6">
      <w:pPr>
        <w:pStyle w:val="CommentText"/>
      </w:pPr>
      <w:r>
        <w:rPr>
          <w:rStyle w:val="CommentReference"/>
        </w:rPr>
        <w:annotationRef/>
      </w:r>
      <w:r>
        <w:t>Does it? The process and connection to the data is not clear. Is there supposed to be an example alert here?</w:t>
      </w:r>
    </w:p>
  </w:comment>
  <w:comment w:id="193" w:author="Galarus, Douglas" w:date="2025-11-17T11:51:00Z" w:initials="GD">
    <w:p w14:paraId="76481C00" w14:textId="216E3339" w:rsidR="00311965" w:rsidRDefault="00311965">
      <w:pPr>
        <w:pStyle w:val="CommentText"/>
      </w:pPr>
      <w:r>
        <w:rPr>
          <w:rStyle w:val="CommentReference"/>
        </w:rPr>
        <w:annotationRef/>
      </w:r>
      <w:r w:rsidR="00605F10">
        <w:t>This isn’t accurate. PHP does not interact with Python in the process. Python processes data and puts it into storage (SQLlite , flat files) that are then presented via the web interface. This process is important. You need to understand it and present it here.</w:t>
      </w:r>
    </w:p>
  </w:comment>
  <w:comment w:id="194" w:author="Galarus, Douglas [2]" w:date="2025-11-26T12:49:00Z" w:initials="DG">
    <w:p w14:paraId="687D59D3" w14:textId="77777777" w:rsidR="002D0ABB" w:rsidRDefault="002D0ABB" w:rsidP="002D0ABB">
      <w:pPr>
        <w:pStyle w:val="CommentText"/>
      </w:pPr>
      <w:r>
        <w:rPr>
          <w:rStyle w:val="CommentReference"/>
        </w:rPr>
        <w:annotationRef/>
      </w:r>
      <w:r>
        <w:t>There should be no connection between the two sides of this diagram. The scheduled processes happen on a schedule, independent of user access..</w:t>
      </w:r>
    </w:p>
  </w:comment>
  <w:comment w:id="195" w:author="Galarus, Douglas [2]" w:date="2025-11-26T12:49:00Z" w:initials="DG">
    <w:p w14:paraId="44F40645" w14:textId="77777777" w:rsidR="002D0ABB" w:rsidRDefault="002D0ABB" w:rsidP="002D0ABB">
      <w:pPr>
        <w:pStyle w:val="CommentText"/>
      </w:pPr>
      <w:r>
        <w:rPr>
          <w:rStyle w:val="CommentReference"/>
        </w:rPr>
        <w:annotationRef/>
      </w:r>
      <w:r>
        <w:t>Where is alert processing?</w:t>
      </w:r>
    </w:p>
  </w:comment>
  <w:comment w:id="198" w:author="Galarus, Douglas" w:date="2025-11-17T11:52:00Z" w:initials="GD">
    <w:p w14:paraId="22A5400A" w14:textId="3B4BB030" w:rsidR="00605F10" w:rsidRDefault="00605F10">
      <w:pPr>
        <w:pStyle w:val="CommentText"/>
      </w:pPr>
      <w:r>
        <w:rPr>
          <w:rStyle w:val="CommentReference"/>
        </w:rPr>
        <w:annotationRef/>
      </w:r>
      <w:r>
        <w:t>Typo</w:t>
      </w:r>
    </w:p>
  </w:comment>
  <w:comment w:id="199" w:author="Galarus, Douglas" w:date="2025-11-17T11:53:00Z" w:initials="GD">
    <w:p w14:paraId="417B42B0" w14:textId="649DC369" w:rsidR="00605F10" w:rsidRDefault="00605F10">
      <w:pPr>
        <w:pStyle w:val="CommentText"/>
      </w:pPr>
      <w:r>
        <w:rPr>
          <w:rStyle w:val="CommentReference"/>
        </w:rPr>
        <w:annotationRef/>
      </w:r>
      <w:r>
        <w:t>Show data along with the process.</w:t>
      </w:r>
    </w:p>
  </w:comment>
  <w:comment w:id="201" w:author="Galarus, Douglas [2]" w:date="2025-11-26T12:50:00Z" w:initials="DG">
    <w:p w14:paraId="50708C19" w14:textId="77777777" w:rsidR="00242CB4" w:rsidRDefault="00242CB4" w:rsidP="00242CB4">
      <w:pPr>
        <w:pStyle w:val="CommentText"/>
      </w:pPr>
      <w:r>
        <w:rPr>
          <w:rStyle w:val="CommentReference"/>
        </w:rPr>
        <w:annotationRef/>
      </w:r>
      <w:r>
        <w:t>You show original data but not processed data. What does the processed data look like? What is the process followed?</w:t>
      </w:r>
    </w:p>
  </w:comment>
  <w:comment w:id="207" w:author="Cox, Quinten" w:date="2025-11-14T09:15:00Z" w:initials="CQ">
    <w:p w14:paraId="2B845939" w14:textId="6E88F3E7" w:rsidR="00700E47" w:rsidRDefault="00700E47">
      <w:r>
        <w:annotationRef/>
      </w:r>
      <w:r w:rsidRPr="47557203">
        <w:t>What title goes here? Was it meant to be with the interface display title?</w:t>
      </w:r>
    </w:p>
  </w:comment>
  <w:comment w:id="211" w:author="Galarus, Douglas" w:date="2025-11-17T11:53:00Z" w:initials="GD">
    <w:p w14:paraId="55F28904" w14:textId="3E82F845" w:rsidR="00605F10" w:rsidRDefault="00605F10">
      <w:pPr>
        <w:pStyle w:val="CommentText"/>
      </w:pPr>
      <w:r>
        <w:rPr>
          <w:rStyle w:val="CommentReference"/>
        </w:rPr>
        <w:annotationRef/>
      </w:r>
      <w:r>
        <w:t>Typo</w:t>
      </w:r>
    </w:p>
  </w:comment>
  <w:comment w:id="217" w:author="Galarus, Douglas" w:date="2025-11-17T11:54:00Z" w:initials="GD">
    <w:p w14:paraId="135E8ABC" w14:textId="3849B8A6" w:rsidR="00605F10" w:rsidRDefault="00605F10">
      <w:pPr>
        <w:pStyle w:val="CommentText"/>
      </w:pPr>
      <w:r>
        <w:rPr>
          <w:rStyle w:val="CommentReference"/>
        </w:rPr>
        <w:annotationRef/>
      </w:r>
      <w:r>
        <w:t>This doesn’t really belong in the Design Document, at least not as a flow chart. You can state such things, but showing a flowchart is out of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392139" w15:done="1"/>
  <w15:commentEx w15:paraId="5EBAB38A" w15:done="1"/>
  <w15:commentEx w15:paraId="5FFECB5B" w15:done="0"/>
  <w15:commentEx w15:paraId="350E7230" w15:done="1"/>
  <w15:commentEx w15:paraId="5430A080" w15:done="1"/>
  <w15:commentEx w15:paraId="15E80B4C" w15:done="1"/>
  <w15:commentEx w15:paraId="217496EC" w15:done="1"/>
  <w15:commentEx w15:paraId="3900385C" w15:done="1"/>
  <w15:commentEx w15:paraId="4D47B71A" w15:done="1"/>
  <w15:commentEx w15:paraId="0E6F1D6C" w15:done="0"/>
  <w15:commentEx w15:paraId="55B89AAD" w15:done="1"/>
  <w15:commentEx w15:paraId="0A1B634B" w15:done="0"/>
  <w15:commentEx w15:paraId="55638ED9" w15:done="1"/>
  <w15:commentEx w15:paraId="6C5AA5FC" w15:done="0"/>
  <w15:commentEx w15:paraId="411FBD95" w15:done="0"/>
  <w15:commentEx w15:paraId="4657A7A6" w15:done="0"/>
  <w15:commentEx w15:paraId="41A4DA34" w15:paraIdParent="4657A7A6" w15:done="0"/>
  <w15:commentEx w15:paraId="02A7A28C" w15:done="1"/>
  <w15:commentEx w15:paraId="0BFF7D79" w15:done="1"/>
  <w15:commentEx w15:paraId="46978953" w15:done="1"/>
  <w15:commentEx w15:paraId="171DDBDD" w15:done="1"/>
  <w15:commentEx w15:paraId="671526EA" w15:done="0"/>
  <w15:commentEx w15:paraId="7DE9BBBB" w15:done="1"/>
  <w15:commentEx w15:paraId="7417AD32" w15:done="1"/>
  <w15:commentEx w15:paraId="59890CC4" w15:done="1"/>
  <w15:commentEx w15:paraId="23E11FB1" w15:done="0"/>
  <w15:commentEx w15:paraId="76481C00" w15:done="1"/>
  <w15:commentEx w15:paraId="687D59D3" w15:done="0"/>
  <w15:commentEx w15:paraId="44F40645" w15:paraIdParent="687D59D3" w15:done="0"/>
  <w15:commentEx w15:paraId="22A5400A" w15:done="1"/>
  <w15:commentEx w15:paraId="417B42B0" w15:done="1"/>
  <w15:commentEx w15:paraId="50708C19" w15:done="0"/>
  <w15:commentEx w15:paraId="2B845939" w15:done="1"/>
  <w15:commentEx w15:paraId="55F28904" w15:done="1"/>
  <w15:commentEx w15:paraId="135E8A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208130" w16cex:dateUtc="2025-11-26T17:44:00Z"/>
  <w16cex:commentExtensible w16cex:durableId="04FA1A1C" w16cex:dateUtc="2025-11-26T17:44:00Z"/>
  <w16cex:commentExtensible w16cex:durableId="1DD53BED" w16cex:dateUtc="2025-11-26T17:49:00Z"/>
  <w16cex:commentExtensible w16cex:durableId="37996E2E" w16cex:dateUtc="2025-11-26T17:55:00Z"/>
  <w16cex:commentExtensible w16cex:durableId="2B677215" w16cex:dateUtc="2025-11-26T18:21:00Z"/>
  <w16cex:commentExtensible w16cex:durableId="34DEC127" w16cex:dateUtc="2025-11-26T18:43:00Z"/>
  <w16cex:commentExtensible w16cex:durableId="2F0AA1EA" w16cex:dateUtc="2025-11-26T18:43:00Z"/>
  <w16cex:commentExtensible w16cex:durableId="00636900" w16cex:dateUtc="2025-11-26T18:47:00Z"/>
  <w16cex:commentExtensible w16cex:durableId="343F1721" w16cex:dateUtc="2025-11-26T18:50:00Z"/>
  <w16cex:commentExtensible w16cex:durableId="7801F2EC" w16cex:dateUtc="2025-11-26T18:51:00Z"/>
  <w16cex:commentExtensible w16cex:durableId="2CAF51D1" w16cex:dateUtc="2025-11-26T19:22:00Z"/>
  <w16cex:commentExtensible w16cex:durableId="74ECBEAE" w16cex:dateUtc="2025-11-26T19:25:00Z"/>
  <w16cex:commentExtensible w16cex:durableId="51B10112" w16cex:dateUtc="2025-11-26T19:32:00Z"/>
  <w16cex:commentExtensible w16cex:durableId="1F2F534E" w16cex:dateUtc="2025-11-26T19:40:00Z"/>
  <w16cex:commentExtensible w16cex:durableId="5217B8B7" w16cex:dateUtc="2025-11-26T19:41:00Z"/>
  <w16cex:commentExtensible w16cex:durableId="02B134DE" w16cex:dateUtc="2025-11-26T19:45:00Z"/>
  <w16cex:commentExtensible w16cex:durableId="62013DC7" w16cex:dateUtc="2025-11-26T19:47:00Z"/>
  <w16cex:commentExtensible w16cex:durableId="4D450347" w16cex:dateUtc="2025-11-26T19:49:00Z"/>
  <w16cex:commentExtensible w16cex:durableId="176BD538" w16cex:dateUtc="2025-11-26T19:49:00Z"/>
  <w16cex:commentExtensible w16cex:durableId="67F10F68" w16cex:dateUtc="2025-11-26T19:50:00Z"/>
  <w16cex:commentExtensible w16cex:durableId="6DB4B032" w16cex:dateUtc="2025-11-14T16:15:00Z">
    <w16cex:extLst>
      <w16:ext w16:uri="{CE6994B0-6A32-4C9F-8C6B-6E91EDA988CE}">
        <cr:reactions xmlns:cr="http://schemas.microsoft.com/office/comments/2020/reactions">
          <cr:reaction reactionType="1">
            <cr:reactionInfo dateUtc="2025-11-14T16:16:16Z">
              <cr:user userId="S::hpride@mtech.edu::8c729242-b274-4183-b25f-01bfa766d2cb" userProvider="AD" userName="Pride, Hayde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92139" w16cid:durableId="2CC57BC9"/>
  <w16cid:commentId w16cid:paraId="5EBAB38A" w16cid:durableId="2CC57BEF"/>
  <w16cid:commentId w16cid:paraId="5FFECB5B" w16cid:durableId="6F208130"/>
  <w16cid:commentId w16cid:paraId="350E7230" w16cid:durableId="04FA1A1C"/>
  <w16cid:commentId w16cid:paraId="5430A080" w16cid:durableId="1DD53BED"/>
  <w16cid:commentId w16cid:paraId="15E80B4C" w16cid:durableId="37996E2E"/>
  <w16cid:commentId w16cid:paraId="217496EC" w16cid:durableId="2B677215"/>
  <w16cid:commentId w16cid:paraId="3900385C" w16cid:durableId="34DEC127"/>
  <w16cid:commentId w16cid:paraId="4D47B71A" w16cid:durableId="2F0AA1EA"/>
  <w16cid:commentId w16cid:paraId="0E6F1D6C" w16cid:durableId="00636900"/>
  <w16cid:commentId w16cid:paraId="55B89AAD" w16cid:durableId="343F1721"/>
  <w16cid:commentId w16cid:paraId="0A1B634B" w16cid:durableId="7801F2EC"/>
  <w16cid:commentId w16cid:paraId="55638ED9" w16cid:durableId="2CC57D9A"/>
  <w16cid:commentId w16cid:paraId="6C5AA5FC" w16cid:durableId="2CAF51D1"/>
  <w16cid:commentId w16cid:paraId="411FBD95" w16cid:durableId="74ECBEAE"/>
  <w16cid:commentId w16cid:paraId="4657A7A6" w16cid:durableId="51B10112"/>
  <w16cid:commentId w16cid:paraId="41A4DA34" w16cid:durableId="1F2F534E"/>
  <w16cid:commentId w16cid:paraId="02A7A28C" w16cid:durableId="2CC57DBE"/>
  <w16cid:commentId w16cid:paraId="0BFF7D79" w16cid:durableId="2CC57E37"/>
  <w16cid:commentId w16cid:paraId="46978953" w16cid:durableId="5217B8B7"/>
  <w16cid:commentId w16cid:paraId="171DDBDD" w16cid:durableId="2CC57E57"/>
  <w16cid:commentId w16cid:paraId="671526EA" w16cid:durableId="02B134DE"/>
  <w16cid:commentId w16cid:paraId="7DE9BBBB" w16cid:durableId="2CC57E84"/>
  <w16cid:commentId w16cid:paraId="7417AD32" w16cid:durableId="2CC57E9D"/>
  <w16cid:commentId w16cid:paraId="59890CC4" w16cid:durableId="2CC57EB9"/>
  <w16cid:commentId w16cid:paraId="23E11FB1" w16cid:durableId="62013DC7"/>
  <w16cid:commentId w16cid:paraId="76481C00" w16cid:durableId="2CC58AAD"/>
  <w16cid:commentId w16cid:paraId="687D59D3" w16cid:durableId="4D450347"/>
  <w16cid:commentId w16cid:paraId="44F40645" w16cid:durableId="176BD538"/>
  <w16cid:commentId w16cid:paraId="22A5400A" w16cid:durableId="2CC58B0F"/>
  <w16cid:commentId w16cid:paraId="417B42B0" w16cid:durableId="2CC58B52"/>
  <w16cid:commentId w16cid:paraId="50708C19" w16cid:durableId="67F10F68"/>
  <w16cid:commentId w16cid:paraId="2B845939" w16cid:durableId="6DB4B032"/>
  <w16cid:commentId w16cid:paraId="55F28904" w16cid:durableId="2CC58B3A"/>
  <w16cid:commentId w16cid:paraId="135E8ABC" w16cid:durableId="2CC58B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hKdpYQQx4CwYyV" int2:id="EJ3EuI14">
      <int2:state int2:value="Rejected" int2:type="spell"/>
    </int2:textHash>
    <int2:bookmark int2:bookmarkName="_Int_eP8ncKVz" int2:invalidationBookmarkName="" int2:hashCode="hW1+s5m5vcaqQO" int2:id="ldIACfe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623"/>
    <w:multiLevelType w:val="hybridMultilevel"/>
    <w:tmpl w:val="7F30F0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B5263C"/>
    <w:multiLevelType w:val="hybridMultilevel"/>
    <w:tmpl w:val="FE34B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626574"/>
    <w:multiLevelType w:val="multilevel"/>
    <w:tmpl w:val="DAE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67525"/>
    <w:multiLevelType w:val="multilevel"/>
    <w:tmpl w:val="CFE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054625"/>
    <w:multiLevelType w:val="multilevel"/>
    <w:tmpl w:val="86B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C03A7A"/>
    <w:multiLevelType w:val="multilevel"/>
    <w:tmpl w:val="3D4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4B1F66"/>
    <w:multiLevelType w:val="hybridMultilevel"/>
    <w:tmpl w:val="793A1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960B0B"/>
    <w:multiLevelType w:val="multilevel"/>
    <w:tmpl w:val="8D1273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260841B2"/>
    <w:multiLevelType w:val="multilevel"/>
    <w:tmpl w:val="F94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41E80"/>
    <w:multiLevelType w:val="hybridMultilevel"/>
    <w:tmpl w:val="8B9C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921722D"/>
    <w:multiLevelType w:val="hybridMultilevel"/>
    <w:tmpl w:val="E9E6DE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424680"/>
    <w:multiLevelType w:val="multilevel"/>
    <w:tmpl w:val="D0C4A3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410508C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9A2498"/>
    <w:multiLevelType w:val="hybridMultilevel"/>
    <w:tmpl w:val="15BA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932F6"/>
    <w:multiLevelType w:val="multilevel"/>
    <w:tmpl w:val="9BD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BA3F32"/>
    <w:multiLevelType w:val="multilevel"/>
    <w:tmpl w:val="45F423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567134FF"/>
    <w:multiLevelType w:val="multilevel"/>
    <w:tmpl w:val="3BC8F446"/>
    <w:lvl w:ilvl="0">
      <w:numFmt w:val="none"/>
      <w:lvlText w:val=""/>
      <w:lvlJc w:val="left"/>
      <w:pPr>
        <w:tabs>
          <w:tab w:val="num" w:pos="360"/>
        </w:tabs>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571E570D"/>
    <w:multiLevelType w:val="hybridMultilevel"/>
    <w:tmpl w:val="B3A06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3365D3"/>
    <w:multiLevelType w:val="multilevel"/>
    <w:tmpl w:val="56C8B438"/>
    <w:lvl w:ilvl="0">
      <w:start w:val="1"/>
      <w:numFmt w:val="decimal"/>
      <w:lvlText w:val="%1."/>
      <w:lvlJc w:val="left"/>
      <w:pPr>
        <w:ind w:left="720" w:hanging="360"/>
      </w:pPr>
    </w:lvl>
    <w:lvl w:ilvl="1">
      <w:start w:val="1"/>
      <w:numFmt w:val="decimal"/>
      <w:pStyle w:val="Heading2"/>
      <w:lvlText w:val="%1.%2"/>
      <w:lvlJc w:val="left"/>
      <w:pPr>
        <w:ind w:left="1080" w:hanging="720"/>
      </w:pPr>
    </w:lvl>
    <w:lvl w:ilvl="2">
      <w:start w:val="1"/>
      <w:numFmt w:val="decimal"/>
      <w:pStyle w:val="Heading3"/>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59F618A"/>
    <w:multiLevelType w:val="multilevel"/>
    <w:tmpl w:val="84B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423D4F"/>
    <w:multiLevelType w:val="multilevel"/>
    <w:tmpl w:val="5E32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E16D14"/>
    <w:multiLevelType w:val="hybridMultilevel"/>
    <w:tmpl w:val="C14C0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8B1F7D"/>
    <w:multiLevelType w:val="hybridMultilevel"/>
    <w:tmpl w:val="57E08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C23FC6"/>
    <w:multiLevelType w:val="hybridMultilevel"/>
    <w:tmpl w:val="8BB05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B8E4132"/>
    <w:multiLevelType w:val="multilevel"/>
    <w:tmpl w:val="C5E69D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083453571">
    <w:abstractNumId w:val="12"/>
  </w:num>
  <w:num w:numId="2" w16cid:durableId="1497844215">
    <w:abstractNumId w:val="13"/>
  </w:num>
  <w:num w:numId="3" w16cid:durableId="87117635">
    <w:abstractNumId w:val="0"/>
  </w:num>
  <w:num w:numId="4" w16cid:durableId="439108752">
    <w:abstractNumId w:val="19"/>
  </w:num>
  <w:num w:numId="5" w16cid:durableId="1337078252">
    <w:abstractNumId w:val="5"/>
  </w:num>
  <w:num w:numId="6" w16cid:durableId="1842620168">
    <w:abstractNumId w:val="17"/>
  </w:num>
  <w:num w:numId="7" w16cid:durableId="695083064">
    <w:abstractNumId w:val="22"/>
  </w:num>
  <w:num w:numId="8" w16cid:durableId="1662149849">
    <w:abstractNumId w:val="14"/>
  </w:num>
  <w:num w:numId="9" w16cid:durableId="1711438">
    <w:abstractNumId w:val="3"/>
  </w:num>
  <w:num w:numId="10" w16cid:durableId="119879958">
    <w:abstractNumId w:val="10"/>
  </w:num>
  <w:num w:numId="11" w16cid:durableId="598677651">
    <w:abstractNumId w:val="4"/>
  </w:num>
  <w:num w:numId="12" w16cid:durableId="934481784">
    <w:abstractNumId w:val="8"/>
  </w:num>
  <w:num w:numId="13" w16cid:durableId="325134478">
    <w:abstractNumId w:val="1"/>
  </w:num>
  <w:num w:numId="14" w16cid:durableId="1749039465">
    <w:abstractNumId w:val="21"/>
  </w:num>
  <w:num w:numId="15" w16cid:durableId="446584296">
    <w:abstractNumId w:val="2"/>
  </w:num>
  <w:num w:numId="16" w16cid:durableId="693925086">
    <w:abstractNumId w:val="23"/>
  </w:num>
  <w:num w:numId="17" w16cid:durableId="357007078">
    <w:abstractNumId w:val="11"/>
  </w:num>
  <w:num w:numId="18" w16cid:durableId="425343185">
    <w:abstractNumId w:val="7"/>
  </w:num>
  <w:num w:numId="19" w16cid:durableId="2133399476">
    <w:abstractNumId w:val="6"/>
  </w:num>
  <w:num w:numId="20" w16cid:durableId="1952273040">
    <w:abstractNumId w:val="24"/>
  </w:num>
  <w:num w:numId="21" w16cid:durableId="456678764">
    <w:abstractNumId w:val="20"/>
  </w:num>
  <w:num w:numId="22" w16cid:durableId="613056079">
    <w:abstractNumId w:val="9"/>
  </w:num>
  <w:num w:numId="23" w16cid:durableId="401878633">
    <w:abstractNumId w:val="15"/>
  </w:num>
  <w:num w:numId="24" w16cid:durableId="61418666">
    <w:abstractNumId w:val="18"/>
  </w:num>
  <w:num w:numId="25" w16cid:durableId="151703697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arus, Douglas">
    <w15:presenceInfo w15:providerId="AD" w15:userId="S-1-5-21-2075287821-1738614867-786498627-74629"/>
  </w15:person>
  <w15:person w15:author="Cox, Quinten">
    <w15:presenceInfo w15:providerId="AD" w15:userId="S::qcox@mtech.edu::b67d71e0-64de-44e4-b1e7-cc5ec094cdc7"/>
  </w15:person>
  <w15:person w15:author="Steilman, Nicholas">
    <w15:presenceInfo w15:providerId="AD" w15:userId="S::nsteilman1@mtech.edu::f6ba8358-5024-4031-a36b-6ed4a12cc7f8"/>
  </w15:person>
  <w15:person w15:author="Galarus, Douglas [2]">
    <w15:presenceInfo w15:providerId="AD" w15:userId="S::dgalarus@mtech.edu::92012f34-c51d-4707-acb6-569c94fb8b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6A9EE8"/>
    <w:rsid w:val="00001152"/>
    <w:rsid w:val="00002936"/>
    <w:rsid w:val="00003820"/>
    <w:rsid w:val="000048A6"/>
    <w:rsid w:val="00005072"/>
    <w:rsid w:val="0000753A"/>
    <w:rsid w:val="000125A8"/>
    <w:rsid w:val="0001263F"/>
    <w:rsid w:val="00013087"/>
    <w:rsid w:val="00013D78"/>
    <w:rsid w:val="00013EE8"/>
    <w:rsid w:val="00016A62"/>
    <w:rsid w:val="00016E99"/>
    <w:rsid w:val="00017196"/>
    <w:rsid w:val="0002043B"/>
    <w:rsid w:val="000211F4"/>
    <w:rsid w:val="000213A8"/>
    <w:rsid w:val="000251F8"/>
    <w:rsid w:val="00027766"/>
    <w:rsid w:val="000309AF"/>
    <w:rsid w:val="00031E28"/>
    <w:rsid w:val="000320B0"/>
    <w:rsid w:val="0003296A"/>
    <w:rsid w:val="00034359"/>
    <w:rsid w:val="00036031"/>
    <w:rsid w:val="00036929"/>
    <w:rsid w:val="00041A7D"/>
    <w:rsid w:val="00041A91"/>
    <w:rsid w:val="000421A0"/>
    <w:rsid w:val="00042981"/>
    <w:rsid w:val="00043C8B"/>
    <w:rsid w:val="00044AA5"/>
    <w:rsid w:val="0005052F"/>
    <w:rsid w:val="00051DE9"/>
    <w:rsid w:val="00052FDA"/>
    <w:rsid w:val="00054345"/>
    <w:rsid w:val="00055787"/>
    <w:rsid w:val="000572B7"/>
    <w:rsid w:val="00060BE9"/>
    <w:rsid w:val="000616F5"/>
    <w:rsid w:val="0006314B"/>
    <w:rsid w:val="000646CA"/>
    <w:rsid w:val="00066002"/>
    <w:rsid w:val="00066076"/>
    <w:rsid w:val="00066654"/>
    <w:rsid w:val="00071412"/>
    <w:rsid w:val="000726BF"/>
    <w:rsid w:val="00073CB0"/>
    <w:rsid w:val="00073E6E"/>
    <w:rsid w:val="00076766"/>
    <w:rsid w:val="00077C40"/>
    <w:rsid w:val="00080088"/>
    <w:rsid w:val="000806EC"/>
    <w:rsid w:val="00080960"/>
    <w:rsid w:val="00082A84"/>
    <w:rsid w:val="00082DE7"/>
    <w:rsid w:val="00082F27"/>
    <w:rsid w:val="000905E7"/>
    <w:rsid w:val="00091ADE"/>
    <w:rsid w:val="00091C22"/>
    <w:rsid w:val="00092DD1"/>
    <w:rsid w:val="00094053"/>
    <w:rsid w:val="00094FDB"/>
    <w:rsid w:val="000A0204"/>
    <w:rsid w:val="000A09C9"/>
    <w:rsid w:val="000A2B96"/>
    <w:rsid w:val="000A3863"/>
    <w:rsid w:val="000A4332"/>
    <w:rsid w:val="000A63DD"/>
    <w:rsid w:val="000A68AA"/>
    <w:rsid w:val="000A6980"/>
    <w:rsid w:val="000A7AD4"/>
    <w:rsid w:val="000B0207"/>
    <w:rsid w:val="000B25BB"/>
    <w:rsid w:val="000B6050"/>
    <w:rsid w:val="000B6909"/>
    <w:rsid w:val="000C2830"/>
    <w:rsid w:val="000C67E9"/>
    <w:rsid w:val="000D04EC"/>
    <w:rsid w:val="000D0E00"/>
    <w:rsid w:val="000D35D4"/>
    <w:rsid w:val="000D4119"/>
    <w:rsid w:val="000D4791"/>
    <w:rsid w:val="000D4DA3"/>
    <w:rsid w:val="000D575D"/>
    <w:rsid w:val="000DC2D5"/>
    <w:rsid w:val="000E026C"/>
    <w:rsid w:val="000E1475"/>
    <w:rsid w:val="000E1597"/>
    <w:rsid w:val="000E2033"/>
    <w:rsid w:val="000E315F"/>
    <w:rsid w:val="000E4854"/>
    <w:rsid w:val="000E5BDA"/>
    <w:rsid w:val="000F0016"/>
    <w:rsid w:val="000F011C"/>
    <w:rsid w:val="000F06BD"/>
    <w:rsid w:val="000F282A"/>
    <w:rsid w:val="000F557D"/>
    <w:rsid w:val="000F5DD5"/>
    <w:rsid w:val="000F5E8F"/>
    <w:rsid w:val="00102E50"/>
    <w:rsid w:val="0010390A"/>
    <w:rsid w:val="00103FE6"/>
    <w:rsid w:val="00105E64"/>
    <w:rsid w:val="001120EB"/>
    <w:rsid w:val="00113769"/>
    <w:rsid w:val="00114E3F"/>
    <w:rsid w:val="00116950"/>
    <w:rsid w:val="00120208"/>
    <w:rsid w:val="00120836"/>
    <w:rsid w:val="00120FAC"/>
    <w:rsid w:val="00123BA3"/>
    <w:rsid w:val="00123C9E"/>
    <w:rsid w:val="00124B51"/>
    <w:rsid w:val="0012761D"/>
    <w:rsid w:val="00131485"/>
    <w:rsid w:val="00131828"/>
    <w:rsid w:val="0013182F"/>
    <w:rsid w:val="001333B0"/>
    <w:rsid w:val="00133D1A"/>
    <w:rsid w:val="00136341"/>
    <w:rsid w:val="001377BC"/>
    <w:rsid w:val="0014026C"/>
    <w:rsid w:val="00141A68"/>
    <w:rsid w:val="0014201E"/>
    <w:rsid w:val="00144A01"/>
    <w:rsid w:val="00144A2F"/>
    <w:rsid w:val="00145E5C"/>
    <w:rsid w:val="0014611D"/>
    <w:rsid w:val="0014648B"/>
    <w:rsid w:val="00146562"/>
    <w:rsid w:val="00147ADF"/>
    <w:rsid w:val="00147F82"/>
    <w:rsid w:val="00150123"/>
    <w:rsid w:val="00151989"/>
    <w:rsid w:val="001570F1"/>
    <w:rsid w:val="00160FCB"/>
    <w:rsid w:val="00161CB8"/>
    <w:rsid w:val="001638C9"/>
    <w:rsid w:val="001657A9"/>
    <w:rsid w:val="00167C15"/>
    <w:rsid w:val="0017268F"/>
    <w:rsid w:val="001733A5"/>
    <w:rsid w:val="001736B7"/>
    <w:rsid w:val="00173A1E"/>
    <w:rsid w:val="001755AC"/>
    <w:rsid w:val="00175B37"/>
    <w:rsid w:val="00175C6D"/>
    <w:rsid w:val="0017654C"/>
    <w:rsid w:val="001809B6"/>
    <w:rsid w:val="00181032"/>
    <w:rsid w:val="001846B1"/>
    <w:rsid w:val="00186F68"/>
    <w:rsid w:val="00190D9E"/>
    <w:rsid w:val="00191E5F"/>
    <w:rsid w:val="00191F17"/>
    <w:rsid w:val="001967DB"/>
    <w:rsid w:val="001A1756"/>
    <w:rsid w:val="001A35B3"/>
    <w:rsid w:val="001A464C"/>
    <w:rsid w:val="001A4DB8"/>
    <w:rsid w:val="001A575D"/>
    <w:rsid w:val="001A64DC"/>
    <w:rsid w:val="001A7500"/>
    <w:rsid w:val="001A785E"/>
    <w:rsid w:val="001A79CC"/>
    <w:rsid w:val="001A7F61"/>
    <w:rsid w:val="001B073A"/>
    <w:rsid w:val="001B0E34"/>
    <w:rsid w:val="001B2872"/>
    <w:rsid w:val="001B3DD1"/>
    <w:rsid w:val="001B4460"/>
    <w:rsid w:val="001B4CD5"/>
    <w:rsid w:val="001B501A"/>
    <w:rsid w:val="001B6052"/>
    <w:rsid w:val="001B686A"/>
    <w:rsid w:val="001B6D5F"/>
    <w:rsid w:val="001B6E8E"/>
    <w:rsid w:val="001B7615"/>
    <w:rsid w:val="001B781D"/>
    <w:rsid w:val="001C2809"/>
    <w:rsid w:val="001C2A9E"/>
    <w:rsid w:val="001C44AC"/>
    <w:rsid w:val="001C46E0"/>
    <w:rsid w:val="001C47C5"/>
    <w:rsid w:val="001C5C9D"/>
    <w:rsid w:val="001C76F8"/>
    <w:rsid w:val="001D23F1"/>
    <w:rsid w:val="001D36A3"/>
    <w:rsid w:val="001D4B3C"/>
    <w:rsid w:val="001D4E82"/>
    <w:rsid w:val="001D4EC5"/>
    <w:rsid w:val="001D595D"/>
    <w:rsid w:val="001D5B14"/>
    <w:rsid w:val="001D7CBC"/>
    <w:rsid w:val="001E0D1A"/>
    <w:rsid w:val="001E3CA2"/>
    <w:rsid w:val="001E3E35"/>
    <w:rsid w:val="001E42C3"/>
    <w:rsid w:val="001F255C"/>
    <w:rsid w:val="001F2827"/>
    <w:rsid w:val="001F2842"/>
    <w:rsid w:val="001F2A3E"/>
    <w:rsid w:val="001F3A78"/>
    <w:rsid w:val="001F3D58"/>
    <w:rsid w:val="001F6355"/>
    <w:rsid w:val="0020179C"/>
    <w:rsid w:val="00201A1D"/>
    <w:rsid w:val="00204176"/>
    <w:rsid w:val="00204CD8"/>
    <w:rsid w:val="00205693"/>
    <w:rsid w:val="00206315"/>
    <w:rsid w:val="002108F7"/>
    <w:rsid w:val="00210F98"/>
    <w:rsid w:val="0021341C"/>
    <w:rsid w:val="00213959"/>
    <w:rsid w:val="002149F6"/>
    <w:rsid w:val="0021699C"/>
    <w:rsid w:val="00221CB2"/>
    <w:rsid w:val="00221FCB"/>
    <w:rsid w:val="0022232B"/>
    <w:rsid w:val="00223F75"/>
    <w:rsid w:val="00224D9E"/>
    <w:rsid w:val="002274AB"/>
    <w:rsid w:val="0023188D"/>
    <w:rsid w:val="002332B9"/>
    <w:rsid w:val="00233794"/>
    <w:rsid w:val="00234265"/>
    <w:rsid w:val="0023665B"/>
    <w:rsid w:val="00236D59"/>
    <w:rsid w:val="00237415"/>
    <w:rsid w:val="0024130A"/>
    <w:rsid w:val="002422CE"/>
    <w:rsid w:val="002425D2"/>
    <w:rsid w:val="00242CB4"/>
    <w:rsid w:val="00244F88"/>
    <w:rsid w:val="002474FF"/>
    <w:rsid w:val="00247EE9"/>
    <w:rsid w:val="00254B04"/>
    <w:rsid w:val="002551CB"/>
    <w:rsid w:val="00260FBC"/>
    <w:rsid w:val="00261D98"/>
    <w:rsid w:val="0026261C"/>
    <w:rsid w:val="00263A1E"/>
    <w:rsid w:val="002660DB"/>
    <w:rsid w:val="00271831"/>
    <w:rsid w:val="00275246"/>
    <w:rsid w:val="002770F1"/>
    <w:rsid w:val="002771AC"/>
    <w:rsid w:val="00277A61"/>
    <w:rsid w:val="0028480C"/>
    <w:rsid w:val="00284F1F"/>
    <w:rsid w:val="002858EF"/>
    <w:rsid w:val="002901F8"/>
    <w:rsid w:val="00290724"/>
    <w:rsid w:val="00291694"/>
    <w:rsid w:val="0029251D"/>
    <w:rsid w:val="002932FF"/>
    <w:rsid w:val="002933FB"/>
    <w:rsid w:val="00296B1A"/>
    <w:rsid w:val="002A1F8B"/>
    <w:rsid w:val="002A309F"/>
    <w:rsid w:val="002A409A"/>
    <w:rsid w:val="002A4AA7"/>
    <w:rsid w:val="002A6F37"/>
    <w:rsid w:val="002A7293"/>
    <w:rsid w:val="002A77B1"/>
    <w:rsid w:val="002B0AF3"/>
    <w:rsid w:val="002B2990"/>
    <w:rsid w:val="002B3BEB"/>
    <w:rsid w:val="002B4942"/>
    <w:rsid w:val="002B4E0C"/>
    <w:rsid w:val="002B54A6"/>
    <w:rsid w:val="002B5894"/>
    <w:rsid w:val="002B5AC1"/>
    <w:rsid w:val="002B5E60"/>
    <w:rsid w:val="002B66AA"/>
    <w:rsid w:val="002B705A"/>
    <w:rsid w:val="002C0F33"/>
    <w:rsid w:val="002C17D2"/>
    <w:rsid w:val="002C59D4"/>
    <w:rsid w:val="002C5CCD"/>
    <w:rsid w:val="002C6FA6"/>
    <w:rsid w:val="002C7748"/>
    <w:rsid w:val="002D09C1"/>
    <w:rsid w:val="002D0ABB"/>
    <w:rsid w:val="002D21E3"/>
    <w:rsid w:val="002D28B0"/>
    <w:rsid w:val="002D3062"/>
    <w:rsid w:val="002D6C7B"/>
    <w:rsid w:val="002D6E94"/>
    <w:rsid w:val="002D6F2E"/>
    <w:rsid w:val="002D7874"/>
    <w:rsid w:val="002E0359"/>
    <w:rsid w:val="002E12E5"/>
    <w:rsid w:val="002E46FC"/>
    <w:rsid w:val="002E4FB9"/>
    <w:rsid w:val="002E5172"/>
    <w:rsid w:val="002E5486"/>
    <w:rsid w:val="002E5DE5"/>
    <w:rsid w:val="002E5EAF"/>
    <w:rsid w:val="002F0487"/>
    <w:rsid w:val="002F5FDC"/>
    <w:rsid w:val="002F6767"/>
    <w:rsid w:val="002F6C1D"/>
    <w:rsid w:val="003020C4"/>
    <w:rsid w:val="00303EA2"/>
    <w:rsid w:val="003066DF"/>
    <w:rsid w:val="00310E76"/>
    <w:rsid w:val="00311146"/>
    <w:rsid w:val="00311965"/>
    <w:rsid w:val="00311CEF"/>
    <w:rsid w:val="00312426"/>
    <w:rsid w:val="00320A0B"/>
    <w:rsid w:val="00322F42"/>
    <w:rsid w:val="00323BA4"/>
    <w:rsid w:val="00323BB6"/>
    <w:rsid w:val="003264FA"/>
    <w:rsid w:val="00335D79"/>
    <w:rsid w:val="00336559"/>
    <w:rsid w:val="00337C49"/>
    <w:rsid w:val="00337CB5"/>
    <w:rsid w:val="00337CC2"/>
    <w:rsid w:val="003410DF"/>
    <w:rsid w:val="003454B1"/>
    <w:rsid w:val="0034624F"/>
    <w:rsid w:val="0034662F"/>
    <w:rsid w:val="00346761"/>
    <w:rsid w:val="003467D5"/>
    <w:rsid w:val="0035147F"/>
    <w:rsid w:val="003515FD"/>
    <w:rsid w:val="003521CE"/>
    <w:rsid w:val="00352615"/>
    <w:rsid w:val="003530AF"/>
    <w:rsid w:val="00353469"/>
    <w:rsid w:val="003539BF"/>
    <w:rsid w:val="00354D24"/>
    <w:rsid w:val="003551CB"/>
    <w:rsid w:val="003566F7"/>
    <w:rsid w:val="00356E39"/>
    <w:rsid w:val="00361E06"/>
    <w:rsid w:val="00363CA1"/>
    <w:rsid w:val="00364185"/>
    <w:rsid w:val="00366922"/>
    <w:rsid w:val="003701A3"/>
    <w:rsid w:val="00370B4C"/>
    <w:rsid w:val="00371095"/>
    <w:rsid w:val="003730CF"/>
    <w:rsid w:val="003739B1"/>
    <w:rsid w:val="0037596E"/>
    <w:rsid w:val="00376E7E"/>
    <w:rsid w:val="003829CA"/>
    <w:rsid w:val="00383254"/>
    <w:rsid w:val="00384B22"/>
    <w:rsid w:val="003852FC"/>
    <w:rsid w:val="00385F36"/>
    <w:rsid w:val="003865D7"/>
    <w:rsid w:val="003865DB"/>
    <w:rsid w:val="00386929"/>
    <w:rsid w:val="00387FAD"/>
    <w:rsid w:val="00390D42"/>
    <w:rsid w:val="003919B6"/>
    <w:rsid w:val="003929D8"/>
    <w:rsid w:val="00393590"/>
    <w:rsid w:val="003940EC"/>
    <w:rsid w:val="00395061"/>
    <w:rsid w:val="003A0407"/>
    <w:rsid w:val="003A2ABD"/>
    <w:rsid w:val="003A3085"/>
    <w:rsid w:val="003A55D4"/>
    <w:rsid w:val="003A6BDE"/>
    <w:rsid w:val="003A6E46"/>
    <w:rsid w:val="003A7AFC"/>
    <w:rsid w:val="003B052F"/>
    <w:rsid w:val="003B1ABD"/>
    <w:rsid w:val="003B3F3B"/>
    <w:rsid w:val="003B5530"/>
    <w:rsid w:val="003B5D9C"/>
    <w:rsid w:val="003B5DE0"/>
    <w:rsid w:val="003B5F46"/>
    <w:rsid w:val="003B76AB"/>
    <w:rsid w:val="003C1521"/>
    <w:rsid w:val="003C1E34"/>
    <w:rsid w:val="003C1EBE"/>
    <w:rsid w:val="003D07F6"/>
    <w:rsid w:val="003D0FDD"/>
    <w:rsid w:val="003D20ED"/>
    <w:rsid w:val="003D36ED"/>
    <w:rsid w:val="003D5DDD"/>
    <w:rsid w:val="003D5FC5"/>
    <w:rsid w:val="003D7078"/>
    <w:rsid w:val="003E57DF"/>
    <w:rsid w:val="003E5E24"/>
    <w:rsid w:val="003E6CCC"/>
    <w:rsid w:val="003E74DA"/>
    <w:rsid w:val="003F18DE"/>
    <w:rsid w:val="003F24C3"/>
    <w:rsid w:val="003F62EE"/>
    <w:rsid w:val="003F6971"/>
    <w:rsid w:val="003F720D"/>
    <w:rsid w:val="004004F6"/>
    <w:rsid w:val="004023F2"/>
    <w:rsid w:val="00402A8A"/>
    <w:rsid w:val="00403A4D"/>
    <w:rsid w:val="0040452D"/>
    <w:rsid w:val="00406072"/>
    <w:rsid w:val="00416A0F"/>
    <w:rsid w:val="00417489"/>
    <w:rsid w:val="004175BE"/>
    <w:rsid w:val="00417F25"/>
    <w:rsid w:val="0042078F"/>
    <w:rsid w:val="00420CC5"/>
    <w:rsid w:val="00421757"/>
    <w:rsid w:val="00422975"/>
    <w:rsid w:val="004235C4"/>
    <w:rsid w:val="004237B9"/>
    <w:rsid w:val="0042444D"/>
    <w:rsid w:val="004252BB"/>
    <w:rsid w:val="00433FF1"/>
    <w:rsid w:val="00440602"/>
    <w:rsid w:val="004427D5"/>
    <w:rsid w:val="00444BD8"/>
    <w:rsid w:val="00445475"/>
    <w:rsid w:val="004463CC"/>
    <w:rsid w:val="004470CE"/>
    <w:rsid w:val="004476C8"/>
    <w:rsid w:val="0045082C"/>
    <w:rsid w:val="00453CD9"/>
    <w:rsid w:val="00454C70"/>
    <w:rsid w:val="00457335"/>
    <w:rsid w:val="00464168"/>
    <w:rsid w:val="004642EA"/>
    <w:rsid w:val="004675A0"/>
    <w:rsid w:val="00470312"/>
    <w:rsid w:val="00470FA6"/>
    <w:rsid w:val="004738F1"/>
    <w:rsid w:val="00473DF2"/>
    <w:rsid w:val="00474B54"/>
    <w:rsid w:val="004813B9"/>
    <w:rsid w:val="004815A5"/>
    <w:rsid w:val="004830A3"/>
    <w:rsid w:val="00484942"/>
    <w:rsid w:val="00486989"/>
    <w:rsid w:val="004878D5"/>
    <w:rsid w:val="00491BA6"/>
    <w:rsid w:val="00492475"/>
    <w:rsid w:val="00492A57"/>
    <w:rsid w:val="00494330"/>
    <w:rsid w:val="004A2735"/>
    <w:rsid w:val="004A423F"/>
    <w:rsid w:val="004B6A06"/>
    <w:rsid w:val="004C035F"/>
    <w:rsid w:val="004C1C5B"/>
    <w:rsid w:val="004C22B7"/>
    <w:rsid w:val="004C32A9"/>
    <w:rsid w:val="004C3759"/>
    <w:rsid w:val="004C73EE"/>
    <w:rsid w:val="004D04EA"/>
    <w:rsid w:val="004D0DAD"/>
    <w:rsid w:val="004D14DD"/>
    <w:rsid w:val="004D184C"/>
    <w:rsid w:val="004E375D"/>
    <w:rsid w:val="004E3DEA"/>
    <w:rsid w:val="004E530F"/>
    <w:rsid w:val="004E59FC"/>
    <w:rsid w:val="004E6BD8"/>
    <w:rsid w:val="004F02FC"/>
    <w:rsid w:val="004F3701"/>
    <w:rsid w:val="004F4282"/>
    <w:rsid w:val="004F496F"/>
    <w:rsid w:val="004F5865"/>
    <w:rsid w:val="004F78AE"/>
    <w:rsid w:val="00500364"/>
    <w:rsid w:val="00502F75"/>
    <w:rsid w:val="005068E0"/>
    <w:rsid w:val="00506E64"/>
    <w:rsid w:val="005075EF"/>
    <w:rsid w:val="005114A2"/>
    <w:rsid w:val="00516D4D"/>
    <w:rsid w:val="00522871"/>
    <w:rsid w:val="00526CF3"/>
    <w:rsid w:val="00530CD1"/>
    <w:rsid w:val="005333CC"/>
    <w:rsid w:val="00533A03"/>
    <w:rsid w:val="00533A16"/>
    <w:rsid w:val="00533AEA"/>
    <w:rsid w:val="00533F99"/>
    <w:rsid w:val="00537276"/>
    <w:rsid w:val="00537A91"/>
    <w:rsid w:val="00540DF3"/>
    <w:rsid w:val="00544A23"/>
    <w:rsid w:val="00546F51"/>
    <w:rsid w:val="005474A7"/>
    <w:rsid w:val="005478E0"/>
    <w:rsid w:val="00551DC4"/>
    <w:rsid w:val="0055366C"/>
    <w:rsid w:val="00553FFF"/>
    <w:rsid w:val="00555AD4"/>
    <w:rsid w:val="005565ED"/>
    <w:rsid w:val="00556F43"/>
    <w:rsid w:val="005571FB"/>
    <w:rsid w:val="00562E0D"/>
    <w:rsid w:val="00563BE2"/>
    <w:rsid w:val="00564146"/>
    <w:rsid w:val="005643AB"/>
    <w:rsid w:val="00564684"/>
    <w:rsid w:val="00566F24"/>
    <w:rsid w:val="00571069"/>
    <w:rsid w:val="005734D7"/>
    <w:rsid w:val="00573BD8"/>
    <w:rsid w:val="00574A5F"/>
    <w:rsid w:val="00576D91"/>
    <w:rsid w:val="00585749"/>
    <w:rsid w:val="005867AF"/>
    <w:rsid w:val="00587053"/>
    <w:rsid w:val="0059051A"/>
    <w:rsid w:val="00591774"/>
    <w:rsid w:val="0059247B"/>
    <w:rsid w:val="00593D66"/>
    <w:rsid w:val="005964EA"/>
    <w:rsid w:val="00596C6E"/>
    <w:rsid w:val="005978CF"/>
    <w:rsid w:val="005A165B"/>
    <w:rsid w:val="005A1C5B"/>
    <w:rsid w:val="005A22F4"/>
    <w:rsid w:val="005A2350"/>
    <w:rsid w:val="005A5519"/>
    <w:rsid w:val="005B16A2"/>
    <w:rsid w:val="005B366F"/>
    <w:rsid w:val="005B36CE"/>
    <w:rsid w:val="005B3D35"/>
    <w:rsid w:val="005B7D5B"/>
    <w:rsid w:val="005C0BF5"/>
    <w:rsid w:val="005C0E93"/>
    <w:rsid w:val="005C11BD"/>
    <w:rsid w:val="005C1226"/>
    <w:rsid w:val="005C28E1"/>
    <w:rsid w:val="005C40E0"/>
    <w:rsid w:val="005C6E11"/>
    <w:rsid w:val="005C759D"/>
    <w:rsid w:val="005C7AAD"/>
    <w:rsid w:val="005C7ADC"/>
    <w:rsid w:val="005D01D3"/>
    <w:rsid w:val="005D079C"/>
    <w:rsid w:val="005D0879"/>
    <w:rsid w:val="005D0C2E"/>
    <w:rsid w:val="005D1B18"/>
    <w:rsid w:val="005D2F2F"/>
    <w:rsid w:val="005D3FE5"/>
    <w:rsid w:val="005D5D65"/>
    <w:rsid w:val="005D66B6"/>
    <w:rsid w:val="005D6E57"/>
    <w:rsid w:val="005D7D52"/>
    <w:rsid w:val="005E0C9F"/>
    <w:rsid w:val="005E0F45"/>
    <w:rsid w:val="005E10BD"/>
    <w:rsid w:val="005E1E11"/>
    <w:rsid w:val="005E2548"/>
    <w:rsid w:val="005E2B21"/>
    <w:rsid w:val="005E41AD"/>
    <w:rsid w:val="005E5BB1"/>
    <w:rsid w:val="005E6A73"/>
    <w:rsid w:val="005EE624"/>
    <w:rsid w:val="005F0EA8"/>
    <w:rsid w:val="005F1144"/>
    <w:rsid w:val="005F4546"/>
    <w:rsid w:val="005F4649"/>
    <w:rsid w:val="005F4C38"/>
    <w:rsid w:val="00601B20"/>
    <w:rsid w:val="00601EA1"/>
    <w:rsid w:val="00602D72"/>
    <w:rsid w:val="006035F9"/>
    <w:rsid w:val="00603CD5"/>
    <w:rsid w:val="0060411C"/>
    <w:rsid w:val="00604E39"/>
    <w:rsid w:val="00604F72"/>
    <w:rsid w:val="006053EE"/>
    <w:rsid w:val="00605BF6"/>
    <w:rsid w:val="00605F10"/>
    <w:rsid w:val="00612D3B"/>
    <w:rsid w:val="00612EED"/>
    <w:rsid w:val="0061363F"/>
    <w:rsid w:val="00613BC8"/>
    <w:rsid w:val="00613D73"/>
    <w:rsid w:val="0061530D"/>
    <w:rsid w:val="006164E9"/>
    <w:rsid w:val="0062378C"/>
    <w:rsid w:val="0062469A"/>
    <w:rsid w:val="0062473F"/>
    <w:rsid w:val="006304BD"/>
    <w:rsid w:val="00630F6E"/>
    <w:rsid w:val="00632447"/>
    <w:rsid w:val="006341A2"/>
    <w:rsid w:val="00635B0C"/>
    <w:rsid w:val="00643D6E"/>
    <w:rsid w:val="00645600"/>
    <w:rsid w:val="00646652"/>
    <w:rsid w:val="00647A3F"/>
    <w:rsid w:val="006500C0"/>
    <w:rsid w:val="006504EB"/>
    <w:rsid w:val="006532BE"/>
    <w:rsid w:val="00655FBF"/>
    <w:rsid w:val="00656950"/>
    <w:rsid w:val="00656B85"/>
    <w:rsid w:val="00656FF5"/>
    <w:rsid w:val="006615E6"/>
    <w:rsid w:val="006624A4"/>
    <w:rsid w:val="00662EE8"/>
    <w:rsid w:val="00664C57"/>
    <w:rsid w:val="00670188"/>
    <w:rsid w:val="006707FE"/>
    <w:rsid w:val="0067265D"/>
    <w:rsid w:val="00672DFB"/>
    <w:rsid w:val="00672F6E"/>
    <w:rsid w:val="0067327A"/>
    <w:rsid w:val="0067441B"/>
    <w:rsid w:val="006746ED"/>
    <w:rsid w:val="00675811"/>
    <w:rsid w:val="00676BD1"/>
    <w:rsid w:val="006808EF"/>
    <w:rsid w:val="00683F52"/>
    <w:rsid w:val="006845D6"/>
    <w:rsid w:val="0068648E"/>
    <w:rsid w:val="00687264"/>
    <w:rsid w:val="00687ADA"/>
    <w:rsid w:val="006920D0"/>
    <w:rsid w:val="00692489"/>
    <w:rsid w:val="00692E86"/>
    <w:rsid w:val="006A0BCE"/>
    <w:rsid w:val="006A2A39"/>
    <w:rsid w:val="006A47F6"/>
    <w:rsid w:val="006A5C8D"/>
    <w:rsid w:val="006A7413"/>
    <w:rsid w:val="006B1028"/>
    <w:rsid w:val="006B1FD1"/>
    <w:rsid w:val="006C328C"/>
    <w:rsid w:val="006C3D97"/>
    <w:rsid w:val="006C6030"/>
    <w:rsid w:val="006D18F0"/>
    <w:rsid w:val="006D4122"/>
    <w:rsid w:val="006D4752"/>
    <w:rsid w:val="006D6099"/>
    <w:rsid w:val="006D66DD"/>
    <w:rsid w:val="006D694B"/>
    <w:rsid w:val="006E189B"/>
    <w:rsid w:val="006E1A32"/>
    <w:rsid w:val="006E2040"/>
    <w:rsid w:val="006E231B"/>
    <w:rsid w:val="006E358A"/>
    <w:rsid w:val="006E4680"/>
    <w:rsid w:val="006E5374"/>
    <w:rsid w:val="006E596E"/>
    <w:rsid w:val="006E622C"/>
    <w:rsid w:val="006E6F7B"/>
    <w:rsid w:val="006E6FA3"/>
    <w:rsid w:val="006E7B48"/>
    <w:rsid w:val="006E7CB0"/>
    <w:rsid w:val="006F14CA"/>
    <w:rsid w:val="006F184D"/>
    <w:rsid w:val="006F1BAE"/>
    <w:rsid w:val="006F22B0"/>
    <w:rsid w:val="006F28B2"/>
    <w:rsid w:val="006F3618"/>
    <w:rsid w:val="006F390E"/>
    <w:rsid w:val="0070069A"/>
    <w:rsid w:val="00700E47"/>
    <w:rsid w:val="007017BD"/>
    <w:rsid w:val="00701974"/>
    <w:rsid w:val="00707B33"/>
    <w:rsid w:val="0071071F"/>
    <w:rsid w:val="007156A8"/>
    <w:rsid w:val="0071650F"/>
    <w:rsid w:val="00716979"/>
    <w:rsid w:val="00717A80"/>
    <w:rsid w:val="0072006E"/>
    <w:rsid w:val="00720417"/>
    <w:rsid w:val="00724020"/>
    <w:rsid w:val="00727A3C"/>
    <w:rsid w:val="00730D4C"/>
    <w:rsid w:val="007314C1"/>
    <w:rsid w:val="007314DF"/>
    <w:rsid w:val="00732E0E"/>
    <w:rsid w:val="00734B44"/>
    <w:rsid w:val="00734FDB"/>
    <w:rsid w:val="00735C20"/>
    <w:rsid w:val="0073768C"/>
    <w:rsid w:val="00737786"/>
    <w:rsid w:val="00741A7D"/>
    <w:rsid w:val="00742235"/>
    <w:rsid w:val="007440C0"/>
    <w:rsid w:val="00745C32"/>
    <w:rsid w:val="00745E0F"/>
    <w:rsid w:val="00745EAE"/>
    <w:rsid w:val="00746CA7"/>
    <w:rsid w:val="00750EE2"/>
    <w:rsid w:val="007537A4"/>
    <w:rsid w:val="00753B59"/>
    <w:rsid w:val="00756951"/>
    <w:rsid w:val="00756A2A"/>
    <w:rsid w:val="00756FCC"/>
    <w:rsid w:val="00757046"/>
    <w:rsid w:val="00764B07"/>
    <w:rsid w:val="00764C52"/>
    <w:rsid w:val="00764E33"/>
    <w:rsid w:val="00766175"/>
    <w:rsid w:val="007662EC"/>
    <w:rsid w:val="00770A5E"/>
    <w:rsid w:val="007710F7"/>
    <w:rsid w:val="007746CA"/>
    <w:rsid w:val="00775CAF"/>
    <w:rsid w:val="00776338"/>
    <w:rsid w:val="0077652B"/>
    <w:rsid w:val="007765BA"/>
    <w:rsid w:val="00776674"/>
    <w:rsid w:val="00776E97"/>
    <w:rsid w:val="00777314"/>
    <w:rsid w:val="007802BD"/>
    <w:rsid w:val="0078031E"/>
    <w:rsid w:val="007813A7"/>
    <w:rsid w:val="00785198"/>
    <w:rsid w:val="007901D7"/>
    <w:rsid w:val="007917E5"/>
    <w:rsid w:val="0079304E"/>
    <w:rsid w:val="00794B64"/>
    <w:rsid w:val="00796329"/>
    <w:rsid w:val="00797EC1"/>
    <w:rsid w:val="007A15D6"/>
    <w:rsid w:val="007A3CC4"/>
    <w:rsid w:val="007A3FD5"/>
    <w:rsid w:val="007A43E9"/>
    <w:rsid w:val="007A4A1C"/>
    <w:rsid w:val="007A6BAF"/>
    <w:rsid w:val="007A77EC"/>
    <w:rsid w:val="007B10D4"/>
    <w:rsid w:val="007B1A53"/>
    <w:rsid w:val="007B3E6F"/>
    <w:rsid w:val="007B4599"/>
    <w:rsid w:val="007B5122"/>
    <w:rsid w:val="007B5315"/>
    <w:rsid w:val="007B53E5"/>
    <w:rsid w:val="007B5EED"/>
    <w:rsid w:val="007B5FDC"/>
    <w:rsid w:val="007C11F9"/>
    <w:rsid w:val="007C1F4A"/>
    <w:rsid w:val="007C2E00"/>
    <w:rsid w:val="007C73CC"/>
    <w:rsid w:val="007D0111"/>
    <w:rsid w:val="007D0620"/>
    <w:rsid w:val="007D2615"/>
    <w:rsid w:val="007D3E33"/>
    <w:rsid w:val="007D4998"/>
    <w:rsid w:val="007D4E10"/>
    <w:rsid w:val="007D4E20"/>
    <w:rsid w:val="007D5CCB"/>
    <w:rsid w:val="007D6094"/>
    <w:rsid w:val="007D7380"/>
    <w:rsid w:val="007D9657"/>
    <w:rsid w:val="007E0BE6"/>
    <w:rsid w:val="007E2BF9"/>
    <w:rsid w:val="007E40DF"/>
    <w:rsid w:val="007E4BF4"/>
    <w:rsid w:val="007F3011"/>
    <w:rsid w:val="007F35ED"/>
    <w:rsid w:val="007F3E7F"/>
    <w:rsid w:val="00800A95"/>
    <w:rsid w:val="008011DD"/>
    <w:rsid w:val="00805850"/>
    <w:rsid w:val="008072A7"/>
    <w:rsid w:val="00807671"/>
    <w:rsid w:val="008078F0"/>
    <w:rsid w:val="0081249D"/>
    <w:rsid w:val="00813A81"/>
    <w:rsid w:val="00814074"/>
    <w:rsid w:val="0081437C"/>
    <w:rsid w:val="0081478D"/>
    <w:rsid w:val="008168DB"/>
    <w:rsid w:val="00816C31"/>
    <w:rsid w:val="008173FF"/>
    <w:rsid w:val="0082040F"/>
    <w:rsid w:val="00821E14"/>
    <w:rsid w:val="0082404C"/>
    <w:rsid w:val="00824464"/>
    <w:rsid w:val="00831E1F"/>
    <w:rsid w:val="008351AF"/>
    <w:rsid w:val="008354FB"/>
    <w:rsid w:val="00835850"/>
    <w:rsid w:val="00837726"/>
    <w:rsid w:val="008378D9"/>
    <w:rsid w:val="00846F88"/>
    <w:rsid w:val="00847B06"/>
    <w:rsid w:val="008508CD"/>
    <w:rsid w:val="008512D2"/>
    <w:rsid w:val="008552D1"/>
    <w:rsid w:val="00856942"/>
    <w:rsid w:val="008569F7"/>
    <w:rsid w:val="00863220"/>
    <w:rsid w:val="00866A6C"/>
    <w:rsid w:val="00867846"/>
    <w:rsid w:val="008709CF"/>
    <w:rsid w:val="00871F78"/>
    <w:rsid w:val="0087268F"/>
    <w:rsid w:val="00873E49"/>
    <w:rsid w:val="008744CB"/>
    <w:rsid w:val="00874DF9"/>
    <w:rsid w:val="008766B6"/>
    <w:rsid w:val="00881D45"/>
    <w:rsid w:val="008828F2"/>
    <w:rsid w:val="0088352E"/>
    <w:rsid w:val="00885818"/>
    <w:rsid w:val="00886570"/>
    <w:rsid w:val="00887B05"/>
    <w:rsid w:val="00890D4B"/>
    <w:rsid w:val="00891343"/>
    <w:rsid w:val="00891D71"/>
    <w:rsid w:val="00892C4B"/>
    <w:rsid w:val="0089459D"/>
    <w:rsid w:val="00897108"/>
    <w:rsid w:val="0089725F"/>
    <w:rsid w:val="008A0A5E"/>
    <w:rsid w:val="008A122B"/>
    <w:rsid w:val="008A2C3D"/>
    <w:rsid w:val="008A6081"/>
    <w:rsid w:val="008B0344"/>
    <w:rsid w:val="008B0871"/>
    <w:rsid w:val="008B18FC"/>
    <w:rsid w:val="008B22AE"/>
    <w:rsid w:val="008B26BC"/>
    <w:rsid w:val="008B5144"/>
    <w:rsid w:val="008B659C"/>
    <w:rsid w:val="008B6F16"/>
    <w:rsid w:val="008B7588"/>
    <w:rsid w:val="008C0D36"/>
    <w:rsid w:val="008C0E18"/>
    <w:rsid w:val="008C67A0"/>
    <w:rsid w:val="008D139C"/>
    <w:rsid w:val="008D2DA8"/>
    <w:rsid w:val="008D482F"/>
    <w:rsid w:val="008D6B6A"/>
    <w:rsid w:val="008D6F46"/>
    <w:rsid w:val="008D7037"/>
    <w:rsid w:val="008F0F25"/>
    <w:rsid w:val="008F2F1F"/>
    <w:rsid w:val="00900627"/>
    <w:rsid w:val="00902048"/>
    <w:rsid w:val="0090209C"/>
    <w:rsid w:val="009035E8"/>
    <w:rsid w:val="00903D05"/>
    <w:rsid w:val="00903EDB"/>
    <w:rsid w:val="009045C6"/>
    <w:rsid w:val="00904AF8"/>
    <w:rsid w:val="00906276"/>
    <w:rsid w:val="009145FC"/>
    <w:rsid w:val="0091F42E"/>
    <w:rsid w:val="009219C1"/>
    <w:rsid w:val="00922402"/>
    <w:rsid w:val="0092330D"/>
    <w:rsid w:val="00925657"/>
    <w:rsid w:val="009257FF"/>
    <w:rsid w:val="0093288A"/>
    <w:rsid w:val="00933D6C"/>
    <w:rsid w:val="00940BB9"/>
    <w:rsid w:val="00941DE2"/>
    <w:rsid w:val="0094352C"/>
    <w:rsid w:val="00944569"/>
    <w:rsid w:val="00947ED6"/>
    <w:rsid w:val="00950F3E"/>
    <w:rsid w:val="00951AD3"/>
    <w:rsid w:val="0095315B"/>
    <w:rsid w:val="00955096"/>
    <w:rsid w:val="00961C8A"/>
    <w:rsid w:val="00961FCD"/>
    <w:rsid w:val="00963940"/>
    <w:rsid w:val="009649D0"/>
    <w:rsid w:val="0096726E"/>
    <w:rsid w:val="00967E3F"/>
    <w:rsid w:val="0097028E"/>
    <w:rsid w:val="00971C90"/>
    <w:rsid w:val="00971DF4"/>
    <w:rsid w:val="00974BBC"/>
    <w:rsid w:val="00975268"/>
    <w:rsid w:val="00975291"/>
    <w:rsid w:val="00975DB6"/>
    <w:rsid w:val="0098333F"/>
    <w:rsid w:val="00983601"/>
    <w:rsid w:val="00983C09"/>
    <w:rsid w:val="00984F47"/>
    <w:rsid w:val="00986183"/>
    <w:rsid w:val="00990B45"/>
    <w:rsid w:val="00991286"/>
    <w:rsid w:val="009939CF"/>
    <w:rsid w:val="00994449"/>
    <w:rsid w:val="00994931"/>
    <w:rsid w:val="00994949"/>
    <w:rsid w:val="00996E00"/>
    <w:rsid w:val="00997A89"/>
    <w:rsid w:val="009A23BB"/>
    <w:rsid w:val="009A4BAA"/>
    <w:rsid w:val="009A5315"/>
    <w:rsid w:val="009A5C8C"/>
    <w:rsid w:val="009A7D12"/>
    <w:rsid w:val="009B0827"/>
    <w:rsid w:val="009B0F60"/>
    <w:rsid w:val="009B5948"/>
    <w:rsid w:val="009B6146"/>
    <w:rsid w:val="009C1ADF"/>
    <w:rsid w:val="009C24F2"/>
    <w:rsid w:val="009C4CE1"/>
    <w:rsid w:val="009C63E6"/>
    <w:rsid w:val="009C6B26"/>
    <w:rsid w:val="009C71F7"/>
    <w:rsid w:val="009D0AF5"/>
    <w:rsid w:val="009D157D"/>
    <w:rsid w:val="009D689E"/>
    <w:rsid w:val="009E00FA"/>
    <w:rsid w:val="009E18FA"/>
    <w:rsid w:val="009E29A0"/>
    <w:rsid w:val="009E3763"/>
    <w:rsid w:val="009E46E7"/>
    <w:rsid w:val="009E47DC"/>
    <w:rsid w:val="009E50CA"/>
    <w:rsid w:val="009E6583"/>
    <w:rsid w:val="009E6A19"/>
    <w:rsid w:val="009F1133"/>
    <w:rsid w:val="009F4069"/>
    <w:rsid w:val="009F4CFE"/>
    <w:rsid w:val="009F4FBA"/>
    <w:rsid w:val="009F6F8E"/>
    <w:rsid w:val="009F7DED"/>
    <w:rsid w:val="00A0230A"/>
    <w:rsid w:val="00A02777"/>
    <w:rsid w:val="00A02FE2"/>
    <w:rsid w:val="00A03674"/>
    <w:rsid w:val="00A03B7F"/>
    <w:rsid w:val="00A0788D"/>
    <w:rsid w:val="00A15689"/>
    <w:rsid w:val="00A15A3A"/>
    <w:rsid w:val="00A15BBC"/>
    <w:rsid w:val="00A22647"/>
    <w:rsid w:val="00A24C1B"/>
    <w:rsid w:val="00A307B3"/>
    <w:rsid w:val="00A331FF"/>
    <w:rsid w:val="00A33390"/>
    <w:rsid w:val="00A36797"/>
    <w:rsid w:val="00A46553"/>
    <w:rsid w:val="00A468F7"/>
    <w:rsid w:val="00A47AF6"/>
    <w:rsid w:val="00A51AD9"/>
    <w:rsid w:val="00A52272"/>
    <w:rsid w:val="00A572C2"/>
    <w:rsid w:val="00A605DE"/>
    <w:rsid w:val="00A654C3"/>
    <w:rsid w:val="00A66079"/>
    <w:rsid w:val="00A66C37"/>
    <w:rsid w:val="00A67C7D"/>
    <w:rsid w:val="00A70489"/>
    <w:rsid w:val="00A70C6C"/>
    <w:rsid w:val="00A71661"/>
    <w:rsid w:val="00A735AF"/>
    <w:rsid w:val="00A738B0"/>
    <w:rsid w:val="00A74A54"/>
    <w:rsid w:val="00A74C9F"/>
    <w:rsid w:val="00A74EA7"/>
    <w:rsid w:val="00A76A62"/>
    <w:rsid w:val="00A803B4"/>
    <w:rsid w:val="00A803F2"/>
    <w:rsid w:val="00A8044C"/>
    <w:rsid w:val="00A812DE"/>
    <w:rsid w:val="00A81DD4"/>
    <w:rsid w:val="00A8530E"/>
    <w:rsid w:val="00A86D86"/>
    <w:rsid w:val="00A86E43"/>
    <w:rsid w:val="00A90919"/>
    <w:rsid w:val="00A95851"/>
    <w:rsid w:val="00A97019"/>
    <w:rsid w:val="00AA3E63"/>
    <w:rsid w:val="00AA518A"/>
    <w:rsid w:val="00AB1A04"/>
    <w:rsid w:val="00AB3FFF"/>
    <w:rsid w:val="00AC012C"/>
    <w:rsid w:val="00AC12DC"/>
    <w:rsid w:val="00AC47BE"/>
    <w:rsid w:val="00AC4FE1"/>
    <w:rsid w:val="00AC6734"/>
    <w:rsid w:val="00AC7919"/>
    <w:rsid w:val="00AD0F26"/>
    <w:rsid w:val="00AD2923"/>
    <w:rsid w:val="00AD2EBE"/>
    <w:rsid w:val="00AD3B82"/>
    <w:rsid w:val="00AD4252"/>
    <w:rsid w:val="00AD4B07"/>
    <w:rsid w:val="00AD5DEE"/>
    <w:rsid w:val="00AD671F"/>
    <w:rsid w:val="00AE0564"/>
    <w:rsid w:val="00AE0AAC"/>
    <w:rsid w:val="00AE2B21"/>
    <w:rsid w:val="00AE6FEF"/>
    <w:rsid w:val="00AE7878"/>
    <w:rsid w:val="00AF1317"/>
    <w:rsid w:val="00AF46AC"/>
    <w:rsid w:val="00AF6E14"/>
    <w:rsid w:val="00B02606"/>
    <w:rsid w:val="00B02DDE"/>
    <w:rsid w:val="00B04484"/>
    <w:rsid w:val="00B06C09"/>
    <w:rsid w:val="00B07DE7"/>
    <w:rsid w:val="00B1096F"/>
    <w:rsid w:val="00B11268"/>
    <w:rsid w:val="00B118BB"/>
    <w:rsid w:val="00B11ED4"/>
    <w:rsid w:val="00B148A7"/>
    <w:rsid w:val="00B234A1"/>
    <w:rsid w:val="00B24071"/>
    <w:rsid w:val="00B303AC"/>
    <w:rsid w:val="00B30B23"/>
    <w:rsid w:val="00B30B6D"/>
    <w:rsid w:val="00B3190C"/>
    <w:rsid w:val="00B31E4B"/>
    <w:rsid w:val="00B32F7B"/>
    <w:rsid w:val="00B332DF"/>
    <w:rsid w:val="00B338B4"/>
    <w:rsid w:val="00B37E56"/>
    <w:rsid w:val="00B41986"/>
    <w:rsid w:val="00B43C9F"/>
    <w:rsid w:val="00B45B9B"/>
    <w:rsid w:val="00B462CA"/>
    <w:rsid w:val="00B46795"/>
    <w:rsid w:val="00B52F30"/>
    <w:rsid w:val="00B54BAD"/>
    <w:rsid w:val="00B5591B"/>
    <w:rsid w:val="00B5617F"/>
    <w:rsid w:val="00B6054D"/>
    <w:rsid w:val="00B60DE7"/>
    <w:rsid w:val="00B62954"/>
    <w:rsid w:val="00B637C2"/>
    <w:rsid w:val="00B63FE2"/>
    <w:rsid w:val="00B658B2"/>
    <w:rsid w:val="00B666D1"/>
    <w:rsid w:val="00B711A1"/>
    <w:rsid w:val="00B717F3"/>
    <w:rsid w:val="00B71C2E"/>
    <w:rsid w:val="00B7482F"/>
    <w:rsid w:val="00B8567D"/>
    <w:rsid w:val="00B85741"/>
    <w:rsid w:val="00B868A8"/>
    <w:rsid w:val="00B86B79"/>
    <w:rsid w:val="00B90445"/>
    <w:rsid w:val="00B91B3A"/>
    <w:rsid w:val="00B9333F"/>
    <w:rsid w:val="00B936D8"/>
    <w:rsid w:val="00B9401E"/>
    <w:rsid w:val="00B9459C"/>
    <w:rsid w:val="00B95928"/>
    <w:rsid w:val="00B959B7"/>
    <w:rsid w:val="00B97391"/>
    <w:rsid w:val="00B9B8CE"/>
    <w:rsid w:val="00BA3176"/>
    <w:rsid w:val="00BA4DB5"/>
    <w:rsid w:val="00BB18D5"/>
    <w:rsid w:val="00BB644A"/>
    <w:rsid w:val="00BC0189"/>
    <w:rsid w:val="00BC14D7"/>
    <w:rsid w:val="00BC1AC2"/>
    <w:rsid w:val="00BC2797"/>
    <w:rsid w:val="00BC3403"/>
    <w:rsid w:val="00BC355E"/>
    <w:rsid w:val="00BC4484"/>
    <w:rsid w:val="00BC56A0"/>
    <w:rsid w:val="00BC7107"/>
    <w:rsid w:val="00BC79ED"/>
    <w:rsid w:val="00BD0E36"/>
    <w:rsid w:val="00BD2CD9"/>
    <w:rsid w:val="00BD2FB1"/>
    <w:rsid w:val="00BD4681"/>
    <w:rsid w:val="00BD4DD2"/>
    <w:rsid w:val="00BE0060"/>
    <w:rsid w:val="00BE0154"/>
    <w:rsid w:val="00BE230C"/>
    <w:rsid w:val="00BE54BB"/>
    <w:rsid w:val="00BE58D6"/>
    <w:rsid w:val="00BF1D43"/>
    <w:rsid w:val="00BF5030"/>
    <w:rsid w:val="00BF56F6"/>
    <w:rsid w:val="00BF5CE5"/>
    <w:rsid w:val="00BF5CE8"/>
    <w:rsid w:val="00BF7906"/>
    <w:rsid w:val="00C00132"/>
    <w:rsid w:val="00C004E3"/>
    <w:rsid w:val="00C0267B"/>
    <w:rsid w:val="00C053C6"/>
    <w:rsid w:val="00C07367"/>
    <w:rsid w:val="00C07737"/>
    <w:rsid w:val="00C07F63"/>
    <w:rsid w:val="00C1295A"/>
    <w:rsid w:val="00C14F5B"/>
    <w:rsid w:val="00C16E37"/>
    <w:rsid w:val="00C17102"/>
    <w:rsid w:val="00C20979"/>
    <w:rsid w:val="00C20CEA"/>
    <w:rsid w:val="00C21401"/>
    <w:rsid w:val="00C2398E"/>
    <w:rsid w:val="00C23C36"/>
    <w:rsid w:val="00C25B1B"/>
    <w:rsid w:val="00C26502"/>
    <w:rsid w:val="00C306D3"/>
    <w:rsid w:val="00C31355"/>
    <w:rsid w:val="00C316D0"/>
    <w:rsid w:val="00C338D2"/>
    <w:rsid w:val="00C3516B"/>
    <w:rsid w:val="00C351B6"/>
    <w:rsid w:val="00C35B1F"/>
    <w:rsid w:val="00C362EF"/>
    <w:rsid w:val="00C40149"/>
    <w:rsid w:val="00C40F45"/>
    <w:rsid w:val="00C41627"/>
    <w:rsid w:val="00C42178"/>
    <w:rsid w:val="00C42EAD"/>
    <w:rsid w:val="00C43241"/>
    <w:rsid w:val="00C45382"/>
    <w:rsid w:val="00C50246"/>
    <w:rsid w:val="00C544E6"/>
    <w:rsid w:val="00C57339"/>
    <w:rsid w:val="00C579BE"/>
    <w:rsid w:val="00C60D7A"/>
    <w:rsid w:val="00C618A6"/>
    <w:rsid w:val="00C61E13"/>
    <w:rsid w:val="00C64563"/>
    <w:rsid w:val="00C65C1F"/>
    <w:rsid w:val="00C662E8"/>
    <w:rsid w:val="00C66520"/>
    <w:rsid w:val="00C73033"/>
    <w:rsid w:val="00C7409A"/>
    <w:rsid w:val="00C744BD"/>
    <w:rsid w:val="00C75D7E"/>
    <w:rsid w:val="00C7644C"/>
    <w:rsid w:val="00C85D49"/>
    <w:rsid w:val="00C8637A"/>
    <w:rsid w:val="00C91572"/>
    <w:rsid w:val="00C9207E"/>
    <w:rsid w:val="00C92889"/>
    <w:rsid w:val="00C961B6"/>
    <w:rsid w:val="00CA1E85"/>
    <w:rsid w:val="00CA5C53"/>
    <w:rsid w:val="00CA7139"/>
    <w:rsid w:val="00CB230B"/>
    <w:rsid w:val="00CB2485"/>
    <w:rsid w:val="00CB24D7"/>
    <w:rsid w:val="00CB2CB1"/>
    <w:rsid w:val="00CB3DDB"/>
    <w:rsid w:val="00CB5119"/>
    <w:rsid w:val="00CC0F4F"/>
    <w:rsid w:val="00CC1D7A"/>
    <w:rsid w:val="00CC2FE1"/>
    <w:rsid w:val="00CC5159"/>
    <w:rsid w:val="00CC53CD"/>
    <w:rsid w:val="00CC545B"/>
    <w:rsid w:val="00CC7A6E"/>
    <w:rsid w:val="00CD2B2D"/>
    <w:rsid w:val="00CD4AC4"/>
    <w:rsid w:val="00CD6E07"/>
    <w:rsid w:val="00CE4444"/>
    <w:rsid w:val="00CE470D"/>
    <w:rsid w:val="00CE53A0"/>
    <w:rsid w:val="00CE5B86"/>
    <w:rsid w:val="00CE5BDB"/>
    <w:rsid w:val="00CE64ED"/>
    <w:rsid w:val="00CE6FBB"/>
    <w:rsid w:val="00CF29E9"/>
    <w:rsid w:val="00CF4E72"/>
    <w:rsid w:val="00D020A5"/>
    <w:rsid w:val="00D028A0"/>
    <w:rsid w:val="00D03837"/>
    <w:rsid w:val="00D03A89"/>
    <w:rsid w:val="00D05305"/>
    <w:rsid w:val="00D05BD2"/>
    <w:rsid w:val="00D060BA"/>
    <w:rsid w:val="00D07EE5"/>
    <w:rsid w:val="00D109EB"/>
    <w:rsid w:val="00D12BB0"/>
    <w:rsid w:val="00D13C23"/>
    <w:rsid w:val="00D147A0"/>
    <w:rsid w:val="00D14C02"/>
    <w:rsid w:val="00D1547C"/>
    <w:rsid w:val="00D16CE4"/>
    <w:rsid w:val="00D1773E"/>
    <w:rsid w:val="00D17DBB"/>
    <w:rsid w:val="00D20559"/>
    <w:rsid w:val="00D218BF"/>
    <w:rsid w:val="00D22B5C"/>
    <w:rsid w:val="00D333A0"/>
    <w:rsid w:val="00D33807"/>
    <w:rsid w:val="00D3479A"/>
    <w:rsid w:val="00D35238"/>
    <w:rsid w:val="00D42266"/>
    <w:rsid w:val="00D4257E"/>
    <w:rsid w:val="00D43659"/>
    <w:rsid w:val="00D43EF5"/>
    <w:rsid w:val="00D4408E"/>
    <w:rsid w:val="00D45C30"/>
    <w:rsid w:val="00D46E28"/>
    <w:rsid w:val="00D516DE"/>
    <w:rsid w:val="00D5173B"/>
    <w:rsid w:val="00D5638A"/>
    <w:rsid w:val="00D566E7"/>
    <w:rsid w:val="00D5686B"/>
    <w:rsid w:val="00D569D2"/>
    <w:rsid w:val="00D56AB1"/>
    <w:rsid w:val="00D5714E"/>
    <w:rsid w:val="00D60E92"/>
    <w:rsid w:val="00D6197F"/>
    <w:rsid w:val="00D62019"/>
    <w:rsid w:val="00D63E2F"/>
    <w:rsid w:val="00D64287"/>
    <w:rsid w:val="00D65422"/>
    <w:rsid w:val="00D66649"/>
    <w:rsid w:val="00D6731D"/>
    <w:rsid w:val="00D67A17"/>
    <w:rsid w:val="00D72088"/>
    <w:rsid w:val="00D724FC"/>
    <w:rsid w:val="00D7282F"/>
    <w:rsid w:val="00D8010B"/>
    <w:rsid w:val="00D80950"/>
    <w:rsid w:val="00D80A5D"/>
    <w:rsid w:val="00D81475"/>
    <w:rsid w:val="00D831F7"/>
    <w:rsid w:val="00D8455A"/>
    <w:rsid w:val="00D84C66"/>
    <w:rsid w:val="00D85A7D"/>
    <w:rsid w:val="00D85ABE"/>
    <w:rsid w:val="00D934D9"/>
    <w:rsid w:val="00D93CD8"/>
    <w:rsid w:val="00D96CC8"/>
    <w:rsid w:val="00DA01E6"/>
    <w:rsid w:val="00DA3A01"/>
    <w:rsid w:val="00DA4696"/>
    <w:rsid w:val="00DA46CD"/>
    <w:rsid w:val="00DA5568"/>
    <w:rsid w:val="00DA5BE8"/>
    <w:rsid w:val="00DA5D8E"/>
    <w:rsid w:val="00DA6930"/>
    <w:rsid w:val="00DA70CF"/>
    <w:rsid w:val="00DA779A"/>
    <w:rsid w:val="00DA7A85"/>
    <w:rsid w:val="00DB09B4"/>
    <w:rsid w:val="00DB1374"/>
    <w:rsid w:val="00DB266F"/>
    <w:rsid w:val="00DB27BD"/>
    <w:rsid w:val="00DB59FF"/>
    <w:rsid w:val="00DB6318"/>
    <w:rsid w:val="00DC23F4"/>
    <w:rsid w:val="00DC2FB2"/>
    <w:rsid w:val="00DC389E"/>
    <w:rsid w:val="00DC5424"/>
    <w:rsid w:val="00DC6EC9"/>
    <w:rsid w:val="00DC74B9"/>
    <w:rsid w:val="00DD1DFF"/>
    <w:rsid w:val="00DD2D70"/>
    <w:rsid w:val="00DD47B2"/>
    <w:rsid w:val="00DE0866"/>
    <w:rsid w:val="00DE1181"/>
    <w:rsid w:val="00DE47B6"/>
    <w:rsid w:val="00DE5809"/>
    <w:rsid w:val="00DF0013"/>
    <w:rsid w:val="00DF04AD"/>
    <w:rsid w:val="00DF245C"/>
    <w:rsid w:val="00DF3308"/>
    <w:rsid w:val="00DF3589"/>
    <w:rsid w:val="00DF4E42"/>
    <w:rsid w:val="00DF6642"/>
    <w:rsid w:val="00DF6936"/>
    <w:rsid w:val="00DF711F"/>
    <w:rsid w:val="00DF7B1A"/>
    <w:rsid w:val="00DF7E10"/>
    <w:rsid w:val="00E006F0"/>
    <w:rsid w:val="00E042AA"/>
    <w:rsid w:val="00E12994"/>
    <w:rsid w:val="00E13637"/>
    <w:rsid w:val="00E16AB9"/>
    <w:rsid w:val="00E22CF7"/>
    <w:rsid w:val="00E24877"/>
    <w:rsid w:val="00E348FF"/>
    <w:rsid w:val="00E354D0"/>
    <w:rsid w:val="00E37AB8"/>
    <w:rsid w:val="00E40C80"/>
    <w:rsid w:val="00E41FAE"/>
    <w:rsid w:val="00E42C16"/>
    <w:rsid w:val="00E42DFD"/>
    <w:rsid w:val="00E432CD"/>
    <w:rsid w:val="00E43C8A"/>
    <w:rsid w:val="00E4509A"/>
    <w:rsid w:val="00E45331"/>
    <w:rsid w:val="00E50AE6"/>
    <w:rsid w:val="00E51675"/>
    <w:rsid w:val="00E522F0"/>
    <w:rsid w:val="00E529D3"/>
    <w:rsid w:val="00E55D18"/>
    <w:rsid w:val="00E55EE6"/>
    <w:rsid w:val="00E6199A"/>
    <w:rsid w:val="00E6364A"/>
    <w:rsid w:val="00E65A73"/>
    <w:rsid w:val="00E66547"/>
    <w:rsid w:val="00E66A3A"/>
    <w:rsid w:val="00E66AAE"/>
    <w:rsid w:val="00E67FF3"/>
    <w:rsid w:val="00E71891"/>
    <w:rsid w:val="00E724AA"/>
    <w:rsid w:val="00E73BAC"/>
    <w:rsid w:val="00E763D9"/>
    <w:rsid w:val="00E81AB8"/>
    <w:rsid w:val="00E830C1"/>
    <w:rsid w:val="00E8362C"/>
    <w:rsid w:val="00E84A04"/>
    <w:rsid w:val="00E85352"/>
    <w:rsid w:val="00E86C28"/>
    <w:rsid w:val="00E91541"/>
    <w:rsid w:val="00E91859"/>
    <w:rsid w:val="00E9232E"/>
    <w:rsid w:val="00E95A93"/>
    <w:rsid w:val="00E95AC3"/>
    <w:rsid w:val="00EA08DF"/>
    <w:rsid w:val="00EA1091"/>
    <w:rsid w:val="00EA1B2C"/>
    <w:rsid w:val="00EA7CC9"/>
    <w:rsid w:val="00EB1232"/>
    <w:rsid w:val="00EB3558"/>
    <w:rsid w:val="00EB4604"/>
    <w:rsid w:val="00EB5067"/>
    <w:rsid w:val="00EB519B"/>
    <w:rsid w:val="00EB7618"/>
    <w:rsid w:val="00EC01CE"/>
    <w:rsid w:val="00EC1DD2"/>
    <w:rsid w:val="00EC2549"/>
    <w:rsid w:val="00EC3DC9"/>
    <w:rsid w:val="00EC63FC"/>
    <w:rsid w:val="00EC7578"/>
    <w:rsid w:val="00EC7D6C"/>
    <w:rsid w:val="00ED2661"/>
    <w:rsid w:val="00ED33AB"/>
    <w:rsid w:val="00ED3672"/>
    <w:rsid w:val="00ED3B16"/>
    <w:rsid w:val="00ED54DC"/>
    <w:rsid w:val="00EE21D9"/>
    <w:rsid w:val="00EE2C50"/>
    <w:rsid w:val="00EE2D4B"/>
    <w:rsid w:val="00EE50C8"/>
    <w:rsid w:val="00EE53E5"/>
    <w:rsid w:val="00EE673E"/>
    <w:rsid w:val="00EF00C6"/>
    <w:rsid w:val="00EF0C67"/>
    <w:rsid w:val="00EF392C"/>
    <w:rsid w:val="00EF4135"/>
    <w:rsid w:val="00EF56A3"/>
    <w:rsid w:val="00EF68D1"/>
    <w:rsid w:val="00EF6DE0"/>
    <w:rsid w:val="00EF7B01"/>
    <w:rsid w:val="00F01FC4"/>
    <w:rsid w:val="00F0439C"/>
    <w:rsid w:val="00F0507B"/>
    <w:rsid w:val="00F059BB"/>
    <w:rsid w:val="00F12EFC"/>
    <w:rsid w:val="00F13E53"/>
    <w:rsid w:val="00F13F07"/>
    <w:rsid w:val="00F1547D"/>
    <w:rsid w:val="00F22029"/>
    <w:rsid w:val="00F220AC"/>
    <w:rsid w:val="00F235FC"/>
    <w:rsid w:val="00F23CF7"/>
    <w:rsid w:val="00F23D30"/>
    <w:rsid w:val="00F24C2D"/>
    <w:rsid w:val="00F25EE5"/>
    <w:rsid w:val="00F2664B"/>
    <w:rsid w:val="00F26F12"/>
    <w:rsid w:val="00F27922"/>
    <w:rsid w:val="00F27F98"/>
    <w:rsid w:val="00F40DD9"/>
    <w:rsid w:val="00F4659E"/>
    <w:rsid w:val="00F473D1"/>
    <w:rsid w:val="00F47970"/>
    <w:rsid w:val="00F47C33"/>
    <w:rsid w:val="00F47C66"/>
    <w:rsid w:val="00F52875"/>
    <w:rsid w:val="00F54013"/>
    <w:rsid w:val="00F6158B"/>
    <w:rsid w:val="00F6200C"/>
    <w:rsid w:val="00F6206C"/>
    <w:rsid w:val="00F635EC"/>
    <w:rsid w:val="00F70EAD"/>
    <w:rsid w:val="00F72619"/>
    <w:rsid w:val="00F76AA1"/>
    <w:rsid w:val="00F81E41"/>
    <w:rsid w:val="00F82706"/>
    <w:rsid w:val="00F831EB"/>
    <w:rsid w:val="00F842DE"/>
    <w:rsid w:val="00F8454E"/>
    <w:rsid w:val="00F846D2"/>
    <w:rsid w:val="00F85754"/>
    <w:rsid w:val="00F8634C"/>
    <w:rsid w:val="00F86CC5"/>
    <w:rsid w:val="00F87588"/>
    <w:rsid w:val="00F90B64"/>
    <w:rsid w:val="00F92621"/>
    <w:rsid w:val="00F92912"/>
    <w:rsid w:val="00F92AB8"/>
    <w:rsid w:val="00F94AA6"/>
    <w:rsid w:val="00F9583B"/>
    <w:rsid w:val="00F95D49"/>
    <w:rsid w:val="00F9627F"/>
    <w:rsid w:val="00FA0699"/>
    <w:rsid w:val="00FA492F"/>
    <w:rsid w:val="00FA6242"/>
    <w:rsid w:val="00FA7A70"/>
    <w:rsid w:val="00FB3D14"/>
    <w:rsid w:val="00FB42E9"/>
    <w:rsid w:val="00FB7696"/>
    <w:rsid w:val="00FC0D40"/>
    <w:rsid w:val="00FC10DB"/>
    <w:rsid w:val="00FC1427"/>
    <w:rsid w:val="00FC1CD4"/>
    <w:rsid w:val="00FC1FE3"/>
    <w:rsid w:val="00FC2362"/>
    <w:rsid w:val="00FC2FC8"/>
    <w:rsid w:val="00FC38E8"/>
    <w:rsid w:val="00FC393C"/>
    <w:rsid w:val="00FC3BD9"/>
    <w:rsid w:val="00FC41C0"/>
    <w:rsid w:val="00FD1239"/>
    <w:rsid w:val="00FD3B5B"/>
    <w:rsid w:val="00FD3D28"/>
    <w:rsid w:val="00FD7D98"/>
    <w:rsid w:val="00FE106A"/>
    <w:rsid w:val="00FE1094"/>
    <w:rsid w:val="00FE284F"/>
    <w:rsid w:val="00FE59E0"/>
    <w:rsid w:val="00FE60B6"/>
    <w:rsid w:val="00FF09D4"/>
    <w:rsid w:val="00FF133F"/>
    <w:rsid w:val="00FF147F"/>
    <w:rsid w:val="00FF17E5"/>
    <w:rsid w:val="00FF182A"/>
    <w:rsid w:val="00FF31DB"/>
    <w:rsid w:val="00FF3B2E"/>
    <w:rsid w:val="00FF4930"/>
    <w:rsid w:val="00FF4D4F"/>
    <w:rsid w:val="00FF51EE"/>
    <w:rsid w:val="00FF6F2C"/>
    <w:rsid w:val="019089B3"/>
    <w:rsid w:val="0190B698"/>
    <w:rsid w:val="01B6807F"/>
    <w:rsid w:val="01ED0C84"/>
    <w:rsid w:val="023EC9A4"/>
    <w:rsid w:val="0280E25D"/>
    <w:rsid w:val="02861290"/>
    <w:rsid w:val="02DDB678"/>
    <w:rsid w:val="02F66D5C"/>
    <w:rsid w:val="0301C4F9"/>
    <w:rsid w:val="0309A0FE"/>
    <w:rsid w:val="03360C60"/>
    <w:rsid w:val="036B4F68"/>
    <w:rsid w:val="03992AB5"/>
    <w:rsid w:val="0454787D"/>
    <w:rsid w:val="0461CDAD"/>
    <w:rsid w:val="0465F33F"/>
    <w:rsid w:val="0470AC7A"/>
    <w:rsid w:val="049350D4"/>
    <w:rsid w:val="04C43ABE"/>
    <w:rsid w:val="04D3F2C3"/>
    <w:rsid w:val="04D60DA6"/>
    <w:rsid w:val="04DE5FCF"/>
    <w:rsid w:val="04E63106"/>
    <w:rsid w:val="04FCE26B"/>
    <w:rsid w:val="0500CD40"/>
    <w:rsid w:val="0504F871"/>
    <w:rsid w:val="05761F4D"/>
    <w:rsid w:val="05803EF8"/>
    <w:rsid w:val="058795E1"/>
    <w:rsid w:val="05B18A0C"/>
    <w:rsid w:val="05C13AC8"/>
    <w:rsid w:val="05C2AA6A"/>
    <w:rsid w:val="05CEE390"/>
    <w:rsid w:val="05D0F24E"/>
    <w:rsid w:val="05D4D195"/>
    <w:rsid w:val="05E87285"/>
    <w:rsid w:val="05F2DD83"/>
    <w:rsid w:val="05F45D74"/>
    <w:rsid w:val="05F5B361"/>
    <w:rsid w:val="0605DDB2"/>
    <w:rsid w:val="0625343C"/>
    <w:rsid w:val="062D52C6"/>
    <w:rsid w:val="067C0B6E"/>
    <w:rsid w:val="068CA0DC"/>
    <w:rsid w:val="068F1608"/>
    <w:rsid w:val="06992717"/>
    <w:rsid w:val="06C70090"/>
    <w:rsid w:val="06C91E13"/>
    <w:rsid w:val="06C973F0"/>
    <w:rsid w:val="06CCE061"/>
    <w:rsid w:val="07053AB7"/>
    <w:rsid w:val="071DE8C8"/>
    <w:rsid w:val="076B1A5C"/>
    <w:rsid w:val="077C1C44"/>
    <w:rsid w:val="07971A92"/>
    <w:rsid w:val="07AA1FB7"/>
    <w:rsid w:val="07BB7ED2"/>
    <w:rsid w:val="07ECF9F0"/>
    <w:rsid w:val="07EEB2FB"/>
    <w:rsid w:val="07F1CBC5"/>
    <w:rsid w:val="0814B1FE"/>
    <w:rsid w:val="08244FE7"/>
    <w:rsid w:val="0868A5A4"/>
    <w:rsid w:val="086A9EE8"/>
    <w:rsid w:val="088C4046"/>
    <w:rsid w:val="08A732CC"/>
    <w:rsid w:val="08B479EE"/>
    <w:rsid w:val="08BEAA95"/>
    <w:rsid w:val="08D7DC25"/>
    <w:rsid w:val="08FBEA95"/>
    <w:rsid w:val="0954F0AC"/>
    <w:rsid w:val="0959902E"/>
    <w:rsid w:val="0993AD7D"/>
    <w:rsid w:val="09BC0CB5"/>
    <w:rsid w:val="09E06A6E"/>
    <w:rsid w:val="09E6600E"/>
    <w:rsid w:val="09FDBFC6"/>
    <w:rsid w:val="0A18091B"/>
    <w:rsid w:val="0A234067"/>
    <w:rsid w:val="0A4E85D5"/>
    <w:rsid w:val="0A7521E4"/>
    <w:rsid w:val="0A8C29BC"/>
    <w:rsid w:val="0AEE32E4"/>
    <w:rsid w:val="0B3FD9F4"/>
    <w:rsid w:val="0B4A9D80"/>
    <w:rsid w:val="0B51F2C2"/>
    <w:rsid w:val="0B91EC96"/>
    <w:rsid w:val="0BB07596"/>
    <w:rsid w:val="0C047897"/>
    <w:rsid w:val="0C43B482"/>
    <w:rsid w:val="0C917434"/>
    <w:rsid w:val="0CD6A843"/>
    <w:rsid w:val="0D0AE4FF"/>
    <w:rsid w:val="0D1A8C20"/>
    <w:rsid w:val="0D30E359"/>
    <w:rsid w:val="0D3DFA10"/>
    <w:rsid w:val="0D64DC22"/>
    <w:rsid w:val="0D7D2FDC"/>
    <w:rsid w:val="0DAB970D"/>
    <w:rsid w:val="0DBA337D"/>
    <w:rsid w:val="0DEC89E7"/>
    <w:rsid w:val="0DF1E379"/>
    <w:rsid w:val="0E02E894"/>
    <w:rsid w:val="0E168E37"/>
    <w:rsid w:val="0E2B2F41"/>
    <w:rsid w:val="0E3A8DE7"/>
    <w:rsid w:val="0E506DDC"/>
    <w:rsid w:val="0E5DEFEB"/>
    <w:rsid w:val="0E6484E1"/>
    <w:rsid w:val="0E78627E"/>
    <w:rsid w:val="0EA6D432"/>
    <w:rsid w:val="0EB9680B"/>
    <w:rsid w:val="0ECB2388"/>
    <w:rsid w:val="0ED01ABA"/>
    <w:rsid w:val="0F13E479"/>
    <w:rsid w:val="0F3E1A25"/>
    <w:rsid w:val="0F467C9B"/>
    <w:rsid w:val="0F731605"/>
    <w:rsid w:val="0F808784"/>
    <w:rsid w:val="0F8C2BD8"/>
    <w:rsid w:val="0FEB6D60"/>
    <w:rsid w:val="10263783"/>
    <w:rsid w:val="10841453"/>
    <w:rsid w:val="108963A8"/>
    <w:rsid w:val="10A9FF60"/>
    <w:rsid w:val="10AC385D"/>
    <w:rsid w:val="10C678B1"/>
    <w:rsid w:val="114ABAFF"/>
    <w:rsid w:val="1159AAAC"/>
    <w:rsid w:val="115CBC41"/>
    <w:rsid w:val="11640653"/>
    <w:rsid w:val="116B1160"/>
    <w:rsid w:val="117509FC"/>
    <w:rsid w:val="11814068"/>
    <w:rsid w:val="11A26D7B"/>
    <w:rsid w:val="11A6E00A"/>
    <w:rsid w:val="11DD5D63"/>
    <w:rsid w:val="11FB594D"/>
    <w:rsid w:val="122E34DE"/>
    <w:rsid w:val="125CC8E0"/>
    <w:rsid w:val="127EAD2D"/>
    <w:rsid w:val="12842DC8"/>
    <w:rsid w:val="128C3C5F"/>
    <w:rsid w:val="128F1A3A"/>
    <w:rsid w:val="12A54EF7"/>
    <w:rsid w:val="12A82EA6"/>
    <w:rsid w:val="12CB3D24"/>
    <w:rsid w:val="12D161B6"/>
    <w:rsid w:val="12DCDF12"/>
    <w:rsid w:val="130FE063"/>
    <w:rsid w:val="132CD83D"/>
    <w:rsid w:val="138C8E87"/>
    <w:rsid w:val="13ABCC30"/>
    <w:rsid w:val="13D1EDC9"/>
    <w:rsid w:val="13FE60E4"/>
    <w:rsid w:val="140432F1"/>
    <w:rsid w:val="1406C152"/>
    <w:rsid w:val="141948A7"/>
    <w:rsid w:val="144E3EE4"/>
    <w:rsid w:val="14569C24"/>
    <w:rsid w:val="146CAC6A"/>
    <w:rsid w:val="1471C2AA"/>
    <w:rsid w:val="1473DA53"/>
    <w:rsid w:val="14A7A0A0"/>
    <w:rsid w:val="14E0BB65"/>
    <w:rsid w:val="14E46578"/>
    <w:rsid w:val="15A6D8F8"/>
    <w:rsid w:val="15ADEE7E"/>
    <w:rsid w:val="15B6E8C9"/>
    <w:rsid w:val="15CDC3F2"/>
    <w:rsid w:val="15DE46D8"/>
    <w:rsid w:val="15FDC89B"/>
    <w:rsid w:val="161364E5"/>
    <w:rsid w:val="161F2223"/>
    <w:rsid w:val="1656EBF4"/>
    <w:rsid w:val="16697BD7"/>
    <w:rsid w:val="167AD13E"/>
    <w:rsid w:val="16827D92"/>
    <w:rsid w:val="1699EAA9"/>
    <w:rsid w:val="16A135CC"/>
    <w:rsid w:val="16A76304"/>
    <w:rsid w:val="16AEB809"/>
    <w:rsid w:val="16C89455"/>
    <w:rsid w:val="16D8A6F6"/>
    <w:rsid w:val="16DE0B12"/>
    <w:rsid w:val="16EAB82B"/>
    <w:rsid w:val="170DBAA2"/>
    <w:rsid w:val="1723D9D5"/>
    <w:rsid w:val="1737CCC4"/>
    <w:rsid w:val="1766EDF9"/>
    <w:rsid w:val="17891350"/>
    <w:rsid w:val="17905439"/>
    <w:rsid w:val="17AF8934"/>
    <w:rsid w:val="17CCC00F"/>
    <w:rsid w:val="17EF0221"/>
    <w:rsid w:val="17F90529"/>
    <w:rsid w:val="1804D26C"/>
    <w:rsid w:val="1845208E"/>
    <w:rsid w:val="18B89C9C"/>
    <w:rsid w:val="18B97DF2"/>
    <w:rsid w:val="18EB6A36"/>
    <w:rsid w:val="18FE3BDE"/>
    <w:rsid w:val="190DE5DF"/>
    <w:rsid w:val="194C5689"/>
    <w:rsid w:val="1954FC7F"/>
    <w:rsid w:val="19748450"/>
    <w:rsid w:val="199432C5"/>
    <w:rsid w:val="19B089A8"/>
    <w:rsid w:val="19B47653"/>
    <w:rsid w:val="19CF1526"/>
    <w:rsid w:val="19CFA600"/>
    <w:rsid w:val="19D2676C"/>
    <w:rsid w:val="19EF7353"/>
    <w:rsid w:val="19F291F9"/>
    <w:rsid w:val="1A0587BB"/>
    <w:rsid w:val="1A14E2AC"/>
    <w:rsid w:val="1A29C7B4"/>
    <w:rsid w:val="1A50380C"/>
    <w:rsid w:val="1A5E495A"/>
    <w:rsid w:val="1A5E7C4E"/>
    <w:rsid w:val="1A5EA49D"/>
    <w:rsid w:val="1A8E540B"/>
    <w:rsid w:val="1B14096E"/>
    <w:rsid w:val="1B195284"/>
    <w:rsid w:val="1B7EDE0B"/>
    <w:rsid w:val="1B9582F3"/>
    <w:rsid w:val="1BB888F1"/>
    <w:rsid w:val="1BD81AA2"/>
    <w:rsid w:val="1BE1F3FE"/>
    <w:rsid w:val="1BF852F2"/>
    <w:rsid w:val="1C001511"/>
    <w:rsid w:val="1C0C37AE"/>
    <w:rsid w:val="1C14AEAF"/>
    <w:rsid w:val="1C2CA9DF"/>
    <w:rsid w:val="1C3E1C06"/>
    <w:rsid w:val="1C42A617"/>
    <w:rsid w:val="1C42BE58"/>
    <w:rsid w:val="1C851E02"/>
    <w:rsid w:val="1C9B2D2A"/>
    <w:rsid w:val="1CA5243A"/>
    <w:rsid w:val="1CD194F0"/>
    <w:rsid w:val="1D126CF0"/>
    <w:rsid w:val="1D175132"/>
    <w:rsid w:val="1D3606DF"/>
    <w:rsid w:val="1D7D35B7"/>
    <w:rsid w:val="1E16B4E6"/>
    <w:rsid w:val="1E325028"/>
    <w:rsid w:val="1E4E8EBC"/>
    <w:rsid w:val="1E54C217"/>
    <w:rsid w:val="1E835D6F"/>
    <w:rsid w:val="1EA8D0F1"/>
    <w:rsid w:val="1EB58B49"/>
    <w:rsid w:val="1EE8B4D6"/>
    <w:rsid w:val="1EF55745"/>
    <w:rsid w:val="1EFC4136"/>
    <w:rsid w:val="1F768854"/>
    <w:rsid w:val="1FA9866A"/>
    <w:rsid w:val="1FB8106D"/>
    <w:rsid w:val="1FC3EFCD"/>
    <w:rsid w:val="2008110B"/>
    <w:rsid w:val="204CAD2E"/>
    <w:rsid w:val="204F33BD"/>
    <w:rsid w:val="205E08DB"/>
    <w:rsid w:val="20738EA0"/>
    <w:rsid w:val="20C1A93C"/>
    <w:rsid w:val="20DE9666"/>
    <w:rsid w:val="214FB59A"/>
    <w:rsid w:val="215C5049"/>
    <w:rsid w:val="21B1011B"/>
    <w:rsid w:val="21B7DF9D"/>
    <w:rsid w:val="21BC9769"/>
    <w:rsid w:val="21BE562D"/>
    <w:rsid w:val="21FF5047"/>
    <w:rsid w:val="22178463"/>
    <w:rsid w:val="228CBC91"/>
    <w:rsid w:val="22C23EBC"/>
    <w:rsid w:val="22C9B734"/>
    <w:rsid w:val="22D250F9"/>
    <w:rsid w:val="230A4F51"/>
    <w:rsid w:val="2319B271"/>
    <w:rsid w:val="2325A604"/>
    <w:rsid w:val="232E8550"/>
    <w:rsid w:val="23399FAE"/>
    <w:rsid w:val="2347B243"/>
    <w:rsid w:val="2389A7BF"/>
    <w:rsid w:val="238FDD3A"/>
    <w:rsid w:val="23E3F643"/>
    <w:rsid w:val="23E5FCE2"/>
    <w:rsid w:val="23F0EA76"/>
    <w:rsid w:val="2416CA1E"/>
    <w:rsid w:val="241DBA90"/>
    <w:rsid w:val="2444D474"/>
    <w:rsid w:val="24882E1B"/>
    <w:rsid w:val="249E83BF"/>
    <w:rsid w:val="24A85958"/>
    <w:rsid w:val="24BC0001"/>
    <w:rsid w:val="24BCDFC2"/>
    <w:rsid w:val="24DDC07C"/>
    <w:rsid w:val="24DF9AD8"/>
    <w:rsid w:val="2588B588"/>
    <w:rsid w:val="259274BE"/>
    <w:rsid w:val="25ADF1AD"/>
    <w:rsid w:val="25C2FFF0"/>
    <w:rsid w:val="25E93F2C"/>
    <w:rsid w:val="2607FD97"/>
    <w:rsid w:val="26175867"/>
    <w:rsid w:val="2619817C"/>
    <w:rsid w:val="262E4844"/>
    <w:rsid w:val="26370844"/>
    <w:rsid w:val="2638CFC2"/>
    <w:rsid w:val="265C6E2B"/>
    <w:rsid w:val="266757C4"/>
    <w:rsid w:val="266E37C2"/>
    <w:rsid w:val="2691968E"/>
    <w:rsid w:val="2694E31E"/>
    <w:rsid w:val="26A15AAE"/>
    <w:rsid w:val="26D37985"/>
    <w:rsid w:val="26DA4766"/>
    <w:rsid w:val="26F5E3C9"/>
    <w:rsid w:val="270361AB"/>
    <w:rsid w:val="273AA32F"/>
    <w:rsid w:val="275929D4"/>
    <w:rsid w:val="2769F262"/>
    <w:rsid w:val="278A8ED4"/>
    <w:rsid w:val="27AA81F2"/>
    <w:rsid w:val="27F1FB00"/>
    <w:rsid w:val="281FB425"/>
    <w:rsid w:val="28325ED6"/>
    <w:rsid w:val="2887A09B"/>
    <w:rsid w:val="28EA98BC"/>
    <w:rsid w:val="28F08B6D"/>
    <w:rsid w:val="2936C80C"/>
    <w:rsid w:val="29380E13"/>
    <w:rsid w:val="299FC058"/>
    <w:rsid w:val="29BF52BA"/>
    <w:rsid w:val="29D2C8A5"/>
    <w:rsid w:val="2A39812B"/>
    <w:rsid w:val="2A70411C"/>
    <w:rsid w:val="2A709D08"/>
    <w:rsid w:val="2A977F9E"/>
    <w:rsid w:val="2AB22BF1"/>
    <w:rsid w:val="2AC48C46"/>
    <w:rsid w:val="2AE31537"/>
    <w:rsid w:val="2B10261E"/>
    <w:rsid w:val="2B2FF817"/>
    <w:rsid w:val="2B55B965"/>
    <w:rsid w:val="2B8A2E65"/>
    <w:rsid w:val="2BC9B623"/>
    <w:rsid w:val="2BD028CC"/>
    <w:rsid w:val="2BDA7F4E"/>
    <w:rsid w:val="2BDF6A41"/>
    <w:rsid w:val="2BF23523"/>
    <w:rsid w:val="2C457367"/>
    <w:rsid w:val="2C5D867B"/>
    <w:rsid w:val="2C5FA192"/>
    <w:rsid w:val="2C600634"/>
    <w:rsid w:val="2C9CA671"/>
    <w:rsid w:val="2CC83568"/>
    <w:rsid w:val="2CF6BF3F"/>
    <w:rsid w:val="2D0754EC"/>
    <w:rsid w:val="2D19DC5C"/>
    <w:rsid w:val="2D266201"/>
    <w:rsid w:val="2D58598C"/>
    <w:rsid w:val="2D6A9917"/>
    <w:rsid w:val="2D840D82"/>
    <w:rsid w:val="2D8F7588"/>
    <w:rsid w:val="2DDBBFBC"/>
    <w:rsid w:val="2DE1CDED"/>
    <w:rsid w:val="2E2C5C58"/>
    <w:rsid w:val="2E4A865B"/>
    <w:rsid w:val="2E8FD833"/>
    <w:rsid w:val="2EA7A647"/>
    <w:rsid w:val="2EBFF7BD"/>
    <w:rsid w:val="2ECC3BAD"/>
    <w:rsid w:val="2EDA91EE"/>
    <w:rsid w:val="2F0854A8"/>
    <w:rsid w:val="2F468BE4"/>
    <w:rsid w:val="2F47A4FB"/>
    <w:rsid w:val="2F508B72"/>
    <w:rsid w:val="2F6F32B5"/>
    <w:rsid w:val="2F74AE90"/>
    <w:rsid w:val="2F7F3E74"/>
    <w:rsid w:val="2F84A049"/>
    <w:rsid w:val="2F84FB16"/>
    <w:rsid w:val="2F9B2634"/>
    <w:rsid w:val="2FA9A859"/>
    <w:rsid w:val="2FAA4864"/>
    <w:rsid w:val="2FC633E4"/>
    <w:rsid w:val="2FC742EA"/>
    <w:rsid w:val="2FF04C84"/>
    <w:rsid w:val="2FF91FF9"/>
    <w:rsid w:val="306EADA1"/>
    <w:rsid w:val="3084354C"/>
    <w:rsid w:val="308BC06E"/>
    <w:rsid w:val="3118ADBF"/>
    <w:rsid w:val="313367DE"/>
    <w:rsid w:val="313A90F2"/>
    <w:rsid w:val="313F01B3"/>
    <w:rsid w:val="3190D8E8"/>
    <w:rsid w:val="31B6FEFC"/>
    <w:rsid w:val="31B8F8BD"/>
    <w:rsid w:val="31E24C2C"/>
    <w:rsid w:val="31E5F312"/>
    <w:rsid w:val="31F6739C"/>
    <w:rsid w:val="32241E6C"/>
    <w:rsid w:val="323AA6DB"/>
    <w:rsid w:val="327CEA4B"/>
    <w:rsid w:val="327FCB3E"/>
    <w:rsid w:val="3280AAAF"/>
    <w:rsid w:val="32959052"/>
    <w:rsid w:val="32A7A6D4"/>
    <w:rsid w:val="32B2E9EC"/>
    <w:rsid w:val="32C8B1CA"/>
    <w:rsid w:val="32D71657"/>
    <w:rsid w:val="32EB0457"/>
    <w:rsid w:val="32EC45E1"/>
    <w:rsid w:val="32ED631C"/>
    <w:rsid w:val="3301C5EA"/>
    <w:rsid w:val="330EF774"/>
    <w:rsid w:val="333BD567"/>
    <w:rsid w:val="3341B102"/>
    <w:rsid w:val="334EC3A9"/>
    <w:rsid w:val="336CC657"/>
    <w:rsid w:val="33BF9FDE"/>
    <w:rsid w:val="33C116EE"/>
    <w:rsid w:val="33C6C600"/>
    <w:rsid w:val="33CAC09B"/>
    <w:rsid w:val="33EF90A7"/>
    <w:rsid w:val="33FFF0C3"/>
    <w:rsid w:val="345A15AD"/>
    <w:rsid w:val="345E80C4"/>
    <w:rsid w:val="34A81EEB"/>
    <w:rsid w:val="34B3E6DF"/>
    <w:rsid w:val="34C84011"/>
    <w:rsid w:val="34E2F269"/>
    <w:rsid w:val="353438E0"/>
    <w:rsid w:val="3550FF45"/>
    <w:rsid w:val="35C26BFE"/>
    <w:rsid w:val="35D47017"/>
    <w:rsid w:val="3613863D"/>
    <w:rsid w:val="361E95E9"/>
    <w:rsid w:val="362560B4"/>
    <w:rsid w:val="362E26F7"/>
    <w:rsid w:val="36470C26"/>
    <w:rsid w:val="3657BDAB"/>
    <w:rsid w:val="3672B05F"/>
    <w:rsid w:val="36A2C057"/>
    <w:rsid w:val="36D10CAB"/>
    <w:rsid w:val="36DFEA6B"/>
    <w:rsid w:val="36E22B8D"/>
    <w:rsid w:val="36E90BA5"/>
    <w:rsid w:val="36FA9B41"/>
    <w:rsid w:val="3731171C"/>
    <w:rsid w:val="37578C9E"/>
    <w:rsid w:val="37BD3376"/>
    <w:rsid w:val="37DFCC5C"/>
    <w:rsid w:val="37E7919C"/>
    <w:rsid w:val="381A251D"/>
    <w:rsid w:val="381A2F90"/>
    <w:rsid w:val="381EA16D"/>
    <w:rsid w:val="3826A393"/>
    <w:rsid w:val="384D6354"/>
    <w:rsid w:val="38710AB5"/>
    <w:rsid w:val="388523A1"/>
    <w:rsid w:val="388C09BA"/>
    <w:rsid w:val="389521CC"/>
    <w:rsid w:val="38A6BF93"/>
    <w:rsid w:val="38C5FA81"/>
    <w:rsid w:val="38D95E8D"/>
    <w:rsid w:val="38D9A041"/>
    <w:rsid w:val="38E98530"/>
    <w:rsid w:val="392F75F3"/>
    <w:rsid w:val="398F23CE"/>
    <w:rsid w:val="3994DF57"/>
    <w:rsid w:val="3995FB12"/>
    <w:rsid w:val="39BE7F6F"/>
    <w:rsid w:val="39C0E4B2"/>
    <w:rsid w:val="39C783D1"/>
    <w:rsid w:val="39DCBEB6"/>
    <w:rsid w:val="39F30F59"/>
    <w:rsid w:val="3A00C183"/>
    <w:rsid w:val="3A019EC7"/>
    <w:rsid w:val="3A12C664"/>
    <w:rsid w:val="3A37E6A8"/>
    <w:rsid w:val="3A954B66"/>
    <w:rsid w:val="3AC0AECC"/>
    <w:rsid w:val="3ACF7744"/>
    <w:rsid w:val="3B2E4AA0"/>
    <w:rsid w:val="3B401A34"/>
    <w:rsid w:val="3B80CDDD"/>
    <w:rsid w:val="3B93E515"/>
    <w:rsid w:val="3BC31731"/>
    <w:rsid w:val="3BD7AAA5"/>
    <w:rsid w:val="3BD87B46"/>
    <w:rsid w:val="3BFE796F"/>
    <w:rsid w:val="3C12B867"/>
    <w:rsid w:val="3C17489E"/>
    <w:rsid w:val="3C24D205"/>
    <w:rsid w:val="3C667285"/>
    <w:rsid w:val="3C96C00F"/>
    <w:rsid w:val="3CE6D927"/>
    <w:rsid w:val="3CF58A10"/>
    <w:rsid w:val="3CFB4A12"/>
    <w:rsid w:val="3CFFE070"/>
    <w:rsid w:val="3D0BF63F"/>
    <w:rsid w:val="3D253DD4"/>
    <w:rsid w:val="3D481CC1"/>
    <w:rsid w:val="3D56CFD6"/>
    <w:rsid w:val="3D6A39CF"/>
    <w:rsid w:val="3D77CCB2"/>
    <w:rsid w:val="3D7D7E7A"/>
    <w:rsid w:val="3D8E2AA9"/>
    <w:rsid w:val="3D933F63"/>
    <w:rsid w:val="3DA335F0"/>
    <w:rsid w:val="3DA56DC9"/>
    <w:rsid w:val="3DA8E8D8"/>
    <w:rsid w:val="3E2797F3"/>
    <w:rsid w:val="3E4262D4"/>
    <w:rsid w:val="3E652B8F"/>
    <w:rsid w:val="3E67017C"/>
    <w:rsid w:val="3E89216A"/>
    <w:rsid w:val="3E8ED303"/>
    <w:rsid w:val="3E91F81C"/>
    <w:rsid w:val="3EB4DFCC"/>
    <w:rsid w:val="3EE0487B"/>
    <w:rsid w:val="3EE8AC67"/>
    <w:rsid w:val="3F05A6AD"/>
    <w:rsid w:val="3F079CE4"/>
    <w:rsid w:val="3F4BC81B"/>
    <w:rsid w:val="3FA4651D"/>
    <w:rsid w:val="3FD91C08"/>
    <w:rsid w:val="3FF6EA87"/>
    <w:rsid w:val="4009451C"/>
    <w:rsid w:val="40286B7D"/>
    <w:rsid w:val="403E4361"/>
    <w:rsid w:val="404C161D"/>
    <w:rsid w:val="4054D19E"/>
    <w:rsid w:val="40713CD2"/>
    <w:rsid w:val="40753FCE"/>
    <w:rsid w:val="40BF31A9"/>
    <w:rsid w:val="40F08DF4"/>
    <w:rsid w:val="411088F9"/>
    <w:rsid w:val="41250968"/>
    <w:rsid w:val="4181C70C"/>
    <w:rsid w:val="4183F6BC"/>
    <w:rsid w:val="41986D06"/>
    <w:rsid w:val="41989C7D"/>
    <w:rsid w:val="41C2A005"/>
    <w:rsid w:val="41DF0A7D"/>
    <w:rsid w:val="41E6E4E1"/>
    <w:rsid w:val="41EAAEC8"/>
    <w:rsid w:val="41EDBE32"/>
    <w:rsid w:val="4202A0CA"/>
    <w:rsid w:val="422AF80C"/>
    <w:rsid w:val="4286775A"/>
    <w:rsid w:val="428A70EB"/>
    <w:rsid w:val="42AC3AF5"/>
    <w:rsid w:val="42B1DB61"/>
    <w:rsid w:val="42C8FA84"/>
    <w:rsid w:val="42DCD3D5"/>
    <w:rsid w:val="42DE2F38"/>
    <w:rsid w:val="431BFAA7"/>
    <w:rsid w:val="4345E987"/>
    <w:rsid w:val="43B4CDA2"/>
    <w:rsid w:val="43CBC8D6"/>
    <w:rsid w:val="440DC34B"/>
    <w:rsid w:val="4437B1DD"/>
    <w:rsid w:val="44463A68"/>
    <w:rsid w:val="446A309B"/>
    <w:rsid w:val="447D7C10"/>
    <w:rsid w:val="44C3EDBE"/>
    <w:rsid w:val="44E02F66"/>
    <w:rsid w:val="44FEA9DD"/>
    <w:rsid w:val="450ABA1B"/>
    <w:rsid w:val="4529F550"/>
    <w:rsid w:val="4531548B"/>
    <w:rsid w:val="45578FF1"/>
    <w:rsid w:val="456ADE92"/>
    <w:rsid w:val="456B0A54"/>
    <w:rsid w:val="457EDE9E"/>
    <w:rsid w:val="4580A718"/>
    <w:rsid w:val="45A24D2C"/>
    <w:rsid w:val="45C5AD4D"/>
    <w:rsid w:val="45DF42C2"/>
    <w:rsid w:val="45FC1A1C"/>
    <w:rsid w:val="45FDB1E9"/>
    <w:rsid w:val="4630102B"/>
    <w:rsid w:val="4679515B"/>
    <w:rsid w:val="46E0EBB4"/>
    <w:rsid w:val="46EFD7C0"/>
    <w:rsid w:val="47027564"/>
    <w:rsid w:val="47149561"/>
    <w:rsid w:val="472B8057"/>
    <w:rsid w:val="475C176C"/>
    <w:rsid w:val="475C8B22"/>
    <w:rsid w:val="477FFC1C"/>
    <w:rsid w:val="47CAD0E9"/>
    <w:rsid w:val="47CDDD9A"/>
    <w:rsid w:val="47E48781"/>
    <w:rsid w:val="47E96259"/>
    <w:rsid w:val="481CEE18"/>
    <w:rsid w:val="483754BB"/>
    <w:rsid w:val="48876FEA"/>
    <w:rsid w:val="48BEF5D4"/>
    <w:rsid w:val="490AF15A"/>
    <w:rsid w:val="49178256"/>
    <w:rsid w:val="4934B416"/>
    <w:rsid w:val="494230BF"/>
    <w:rsid w:val="49BD6AEF"/>
    <w:rsid w:val="49C614F2"/>
    <w:rsid w:val="49E95C88"/>
    <w:rsid w:val="49ECC102"/>
    <w:rsid w:val="4A0C86F3"/>
    <w:rsid w:val="4A2828D2"/>
    <w:rsid w:val="4A283564"/>
    <w:rsid w:val="4A311D52"/>
    <w:rsid w:val="4AD8304D"/>
    <w:rsid w:val="4B01E7D9"/>
    <w:rsid w:val="4B0306EB"/>
    <w:rsid w:val="4B2BA1E8"/>
    <w:rsid w:val="4B395538"/>
    <w:rsid w:val="4B416CAC"/>
    <w:rsid w:val="4B425900"/>
    <w:rsid w:val="4B585AD0"/>
    <w:rsid w:val="4B5B7914"/>
    <w:rsid w:val="4B6A52E8"/>
    <w:rsid w:val="4B7C0021"/>
    <w:rsid w:val="4B853CD8"/>
    <w:rsid w:val="4BBA10FF"/>
    <w:rsid w:val="4C0906F7"/>
    <w:rsid w:val="4C6079B8"/>
    <w:rsid w:val="4C7EC3B5"/>
    <w:rsid w:val="4C9CDF87"/>
    <w:rsid w:val="4CB58E6A"/>
    <w:rsid w:val="4CB8EC07"/>
    <w:rsid w:val="4CDB75F7"/>
    <w:rsid w:val="4CDC9968"/>
    <w:rsid w:val="4CE08819"/>
    <w:rsid w:val="4D04DF6F"/>
    <w:rsid w:val="4D37C1EF"/>
    <w:rsid w:val="4D6A50AA"/>
    <w:rsid w:val="4D7D5A76"/>
    <w:rsid w:val="4D9DAA33"/>
    <w:rsid w:val="4DBA8633"/>
    <w:rsid w:val="4DC0FFE8"/>
    <w:rsid w:val="4DC96581"/>
    <w:rsid w:val="4E0E235D"/>
    <w:rsid w:val="4E2F9A28"/>
    <w:rsid w:val="4E76FCB0"/>
    <w:rsid w:val="4E824E9B"/>
    <w:rsid w:val="4E98A672"/>
    <w:rsid w:val="4EB10C8D"/>
    <w:rsid w:val="4EBC9172"/>
    <w:rsid w:val="4EE39782"/>
    <w:rsid w:val="4EFBD4CF"/>
    <w:rsid w:val="4F73DD20"/>
    <w:rsid w:val="4FAA89C7"/>
    <w:rsid w:val="4FC7593B"/>
    <w:rsid w:val="4FD1B725"/>
    <w:rsid w:val="4FDB262C"/>
    <w:rsid w:val="4FE607F7"/>
    <w:rsid w:val="5016A989"/>
    <w:rsid w:val="501B9A1D"/>
    <w:rsid w:val="50382004"/>
    <w:rsid w:val="50413A91"/>
    <w:rsid w:val="508372BD"/>
    <w:rsid w:val="50994684"/>
    <w:rsid w:val="50C337CE"/>
    <w:rsid w:val="50CFA5A4"/>
    <w:rsid w:val="50D18274"/>
    <w:rsid w:val="510E87CB"/>
    <w:rsid w:val="51547308"/>
    <w:rsid w:val="515EDDDE"/>
    <w:rsid w:val="516BE78B"/>
    <w:rsid w:val="517784D6"/>
    <w:rsid w:val="518AEF5C"/>
    <w:rsid w:val="51989248"/>
    <w:rsid w:val="519AE8A7"/>
    <w:rsid w:val="5201C670"/>
    <w:rsid w:val="5207F594"/>
    <w:rsid w:val="521DC036"/>
    <w:rsid w:val="522D4897"/>
    <w:rsid w:val="524CE737"/>
    <w:rsid w:val="52975E08"/>
    <w:rsid w:val="529F60F6"/>
    <w:rsid w:val="52A9E4C8"/>
    <w:rsid w:val="52C7D4F2"/>
    <w:rsid w:val="52CBDFCB"/>
    <w:rsid w:val="531AA34A"/>
    <w:rsid w:val="531D1D17"/>
    <w:rsid w:val="5346B4DD"/>
    <w:rsid w:val="5352A591"/>
    <w:rsid w:val="5355FC95"/>
    <w:rsid w:val="5358A132"/>
    <w:rsid w:val="5365AA7A"/>
    <w:rsid w:val="536F18FB"/>
    <w:rsid w:val="5385A8D7"/>
    <w:rsid w:val="53A1EC88"/>
    <w:rsid w:val="53A6B7AA"/>
    <w:rsid w:val="53B573E1"/>
    <w:rsid w:val="53CD1C86"/>
    <w:rsid w:val="53EBE0C8"/>
    <w:rsid w:val="53ED0A14"/>
    <w:rsid w:val="53F6593C"/>
    <w:rsid w:val="5412B982"/>
    <w:rsid w:val="5439F2FF"/>
    <w:rsid w:val="547FFD25"/>
    <w:rsid w:val="54A55A50"/>
    <w:rsid w:val="54B1E3BC"/>
    <w:rsid w:val="54BED947"/>
    <w:rsid w:val="54E70B81"/>
    <w:rsid w:val="553001AD"/>
    <w:rsid w:val="5547F36A"/>
    <w:rsid w:val="5554EACE"/>
    <w:rsid w:val="5567B361"/>
    <w:rsid w:val="5588B2B9"/>
    <w:rsid w:val="55B14D92"/>
    <w:rsid w:val="55CA44A1"/>
    <w:rsid w:val="55CB9248"/>
    <w:rsid w:val="55FB069F"/>
    <w:rsid w:val="560DC60F"/>
    <w:rsid w:val="56564E27"/>
    <w:rsid w:val="568921D6"/>
    <w:rsid w:val="568E535B"/>
    <w:rsid w:val="56B1F7F8"/>
    <w:rsid w:val="56C8962F"/>
    <w:rsid w:val="56E7C347"/>
    <w:rsid w:val="56FB5416"/>
    <w:rsid w:val="570EA24D"/>
    <w:rsid w:val="57124E3A"/>
    <w:rsid w:val="574B5527"/>
    <w:rsid w:val="5750AACA"/>
    <w:rsid w:val="57A5E8AE"/>
    <w:rsid w:val="57A674F1"/>
    <w:rsid w:val="57B02CB2"/>
    <w:rsid w:val="57C60175"/>
    <w:rsid w:val="57D19F52"/>
    <w:rsid w:val="5819B336"/>
    <w:rsid w:val="58517DAC"/>
    <w:rsid w:val="5859860A"/>
    <w:rsid w:val="5884D304"/>
    <w:rsid w:val="58914858"/>
    <w:rsid w:val="58B249E3"/>
    <w:rsid w:val="58F8DB64"/>
    <w:rsid w:val="5961C3F4"/>
    <w:rsid w:val="5987DF23"/>
    <w:rsid w:val="59F48777"/>
    <w:rsid w:val="59F77351"/>
    <w:rsid w:val="5A147525"/>
    <w:rsid w:val="5A1B1900"/>
    <w:rsid w:val="5A7D4E58"/>
    <w:rsid w:val="5A802D36"/>
    <w:rsid w:val="5A8B7882"/>
    <w:rsid w:val="5AA31ECD"/>
    <w:rsid w:val="5AB19229"/>
    <w:rsid w:val="5AD209A0"/>
    <w:rsid w:val="5AEB060E"/>
    <w:rsid w:val="5AEB5E67"/>
    <w:rsid w:val="5AFF7F67"/>
    <w:rsid w:val="5B104AFB"/>
    <w:rsid w:val="5B40BB66"/>
    <w:rsid w:val="5B485BC0"/>
    <w:rsid w:val="5B4BA1BF"/>
    <w:rsid w:val="5B596936"/>
    <w:rsid w:val="5B5CCA45"/>
    <w:rsid w:val="5B7E2FAC"/>
    <w:rsid w:val="5B7EFE25"/>
    <w:rsid w:val="5BA4E007"/>
    <w:rsid w:val="5BCC195E"/>
    <w:rsid w:val="5BD133FD"/>
    <w:rsid w:val="5BE8D838"/>
    <w:rsid w:val="5BF25E68"/>
    <w:rsid w:val="5BFA6861"/>
    <w:rsid w:val="5C12E873"/>
    <w:rsid w:val="5C24EB45"/>
    <w:rsid w:val="5C2A0D80"/>
    <w:rsid w:val="5C532BEF"/>
    <w:rsid w:val="5C6D3D52"/>
    <w:rsid w:val="5C97AC36"/>
    <w:rsid w:val="5D12735C"/>
    <w:rsid w:val="5D387475"/>
    <w:rsid w:val="5D7C922A"/>
    <w:rsid w:val="5DB527C5"/>
    <w:rsid w:val="5DBCCA16"/>
    <w:rsid w:val="5E171E53"/>
    <w:rsid w:val="5E202D30"/>
    <w:rsid w:val="5E3BD09A"/>
    <w:rsid w:val="5E844A5A"/>
    <w:rsid w:val="5E8951A4"/>
    <w:rsid w:val="5E92C414"/>
    <w:rsid w:val="5E9A0BD6"/>
    <w:rsid w:val="5E9F7851"/>
    <w:rsid w:val="5EC4B7DE"/>
    <w:rsid w:val="5F02AC3D"/>
    <w:rsid w:val="5FA15A09"/>
    <w:rsid w:val="5FB08EFB"/>
    <w:rsid w:val="5FBFF4B9"/>
    <w:rsid w:val="5FC480F4"/>
    <w:rsid w:val="5FE693AC"/>
    <w:rsid w:val="6014378A"/>
    <w:rsid w:val="6029C3A2"/>
    <w:rsid w:val="604355AE"/>
    <w:rsid w:val="60590C7F"/>
    <w:rsid w:val="6067FA32"/>
    <w:rsid w:val="60E55004"/>
    <w:rsid w:val="60ED22C9"/>
    <w:rsid w:val="60EF6565"/>
    <w:rsid w:val="60F07BE4"/>
    <w:rsid w:val="612B3FC6"/>
    <w:rsid w:val="612BEEEC"/>
    <w:rsid w:val="6144A035"/>
    <w:rsid w:val="614B1AE6"/>
    <w:rsid w:val="619014EE"/>
    <w:rsid w:val="6193B365"/>
    <w:rsid w:val="6198C916"/>
    <w:rsid w:val="61C07170"/>
    <w:rsid w:val="61C1E898"/>
    <w:rsid w:val="61CAE37C"/>
    <w:rsid w:val="61D9FA7D"/>
    <w:rsid w:val="61F5DECB"/>
    <w:rsid w:val="6233D363"/>
    <w:rsid w:val="626D499D"/>
    <w:rsid w:val="6278ADE4"/>
    <w:rsid w:val="62B682E6"/>
    <w:rsid w:val="6315F101"/>
    <w:rsid w:val="631F3BCF"/>
    <w:rsid w:val="6333634D"/>
    <w:rsid w:val="6339731C"/>
    <w:rsid w:val="633FC23F"/>
    <w:rsid w:val="63914E1A"/>
    <w:rsid w:val="63C99A0D"/>
    <w:rsid w:val="641F9504"/>
    <w:rsid w:val="642B5BCA"/>
    <w:rsid w:val="6440C4F5"/>
    <w:rsid w:val="647B6337"/>
    <w:rsid w:val="64A5DF49"/>
    <w:rsid w:val="64F869EB"/>
    <w:rsid w:val="64FB2164"/>
    <w:rsid w:val="64FB25D5"/>
    <w:rsid w:val="64FBCF13"/>
    <w:rsid w:val="65192220"/>
    <w:rsid w:val="651C4DB6"/>
    <w:rsid w:val="652D3E88"/>
    <w:rsid w:val="654E1297"/>
    <w:rsid w:val="6569A63E"/>
    <w:rsid w:val="6594E099"/>
    <w:rsid w:val="65C0249D"/>
    <w:rsid w:val="65D67FC2"/>
    <w:rsid w:val="66ACBB78"/>
    <w:rsid w:val="66E99A33"/>
    <w:rsid w:val="66EA337C"/>
    <w:rsid w:val="671A443E"/>
    <w:rsid w:val="67696651"/>
    <w:rsid w:val="67831119"/>
    <w:rsid w:val="67A28750"/>
    <w:rsid w:val="67B867F8"/>
    <w:rsid w:val="67BC3F73"/>
    <w:rsid w:val="67F5446E"/>
    <w:rsid w:val="686C146E"/>
    <w:rsid w:val="686D3A0A"/>
    <w:rsid w:val="687169DB"/>
    <w:rsid w:val="68A36D9D"/>
    <w:rsid w:val="68BC191F"/>
    <w:rsid w:val="68DB841A"/>
    <w:rsid w:val="68FA072C"/>
    <w:rsid w:val="6902E247"/>
    <w:rsid w:val="69084155"/>
    <w:rsid w:val="6925F97E"/>
    <w:rsid w:val="69324C19"/>
    <w:rsid w:val="6956E012"/>
    <w:rsid w:val="69829FCE"/>
    <w:rsid w:val="69875E2D"/>
    <w:rsid w:val="69BCA853"/>
    <w:rsid w:val="69D66F17"/>
    <w:rsid w:val="69DD7240"/>
    <w:rsid w:val="69DE13D0"/>
    <w:rsid w:val="69EBC489"/>
    <w:rsid w:val="69F13963"/>
    <w:rsid w:val="6A0EC4C8"/>
    <w:rsid w:val="6A28BD53"/>
    <w:rsid w:val="6A2DB5AF"/>
    <w:rsid w:val="6A78BB4D"/>
    <w:rsid w:val="6A8F5337"/>
    <w:rsid w:val="6A9BCFE4"/>
    <w:rsid w:val="6ABCB033"/>
    <w:rsid w:val="6B16B4FC"/>
    <w:rsid w:val="6B2A7EAF"/>
    <w:rsid w:val="6B3927C2"/>
    <w:rsid w:val="6B675682"/>
    <w:rsid w:val="6B7877DA"/>
    <w:rsid w:val="6B7AAF83"/>
    <w:rsid w:val="6BA80323"/>
    <w:rsid w:val="6BAA5FF0"/>
    <w:rsid w:val="6C3365F2"/>
    <w:rsid w:val="6C855ADC"/>
    <w:rsid w:val="6CAA0C35"/>
    <w:rsid w:val="6CAB7489"/>
    <w:rsid w:val="6CDB79FD"/>
    <w:rsid w:val="6CE4DE02"/>
    <w:rsid w:val="6D1B375E"/>
    <w:rsid w:val="6D2109DC"/>
    <w:rsid w:val="6D52FE56"/>
    <w:rsid w:val="6D6935FC"/>
    <w:rsid w:val="6D7877B8"/>
    <w:rsid w:val="6D93095A"/>
    <w:rsid w:val="6DA5C23C"/>
    <w:rsid w:val="6DB54244"/>
    <w:rsid w:val="6DE55D63"/>
    <w:rsid w:val="6E059A8C"/>
    <w:rsid w:val="6E443632"/>
    <w:rsid w:val="6E49CEEC"/>
    <w:rsid w:val="6E5CA25F"/>
    <w:rsid w:val="6E5CB798"/>
    <w:rsid w:val="6E605F9D"/>
    <w:rsid w:val="6E73E9AC"/>
    <w:rsid w:val="6E7A4997"/>
    <w:rsid w:val="6EC1E466"/>
    <w:rsid w:val="6EC2E0C4"/>
    <w:rsid w:val="6ECBA963"/>
    <w:rsid w:val="6ECF3A34"/>
    <w:rsid w:val="6ED5E9A5"/>
    <w:rsid w:val="6F21372A"/>
    <w:rsid w:val="6F4ED78E"/>
    <w:rsid w:val="6F56D4DA"/>
    <w:rsid w:val="6F610AA5"/>
    <w:rsid w:val="6F7CC03D"/>
    <w:rsid w:val="6F89E15E"/>
    <w:rsid w:val="6F9C1B58"/>
    <w:rsid w:val="6FA42D59"/>
    <w:rsid w:val="6FE49569"/>
    <w:rsid w:val="7045C0AA"/>
    <w:rsid w:val="708298D9"/>
    <w:rsid w:val="709DEBDC"/>
    <w:rsid w:val="70DE8EA5"/>
    <w:rsid w:val="70F6A5D8"/>
    <w:rsid w:val="715A815C"/>
    <w:rsid w:val="71673C8E"/>
    <w:rsid w:val="716E980A"/>
    <w:rsid w:val="71A36C2A"/>
    <w:rsid w:val="71AE7082"/>
    <w:rsid w:val="71B00929"/>
    <w:rsid w:val="71D83E87"/>
    <w:rsid w:val="71E8A8A3"/>
    <w:rsid w:val="71F27E3D"/>
    <w:rsid w:val="720746DC"/>
    <w:rsid w:val="720A9719"/>
    <w:rsid w:val="72648B57"/>
    <w:rsid w:val="72969289"/>
    <w:rsid w:val="72B21DAD"/>
    <w:rsid w:val="72BECA44"/>
    <w:rsid w:val="72D1E864"/>
    <w:rsid w:val="72FD1CBA"/>
    <w:rsid w:val="735CED71"/>
    <w:rsid w:val="73845712"/>
    <w:rsid w:val="73BB3190"/>
    <w:rsid w:val="73BC675B"/>
    <w:rsid w:val="73CB741D"/>
    <w:rsid w:val="73E4E811"/>
    <w:rsid w:val="740A00CF"/>
    <w:rsid w:val="7422C158"/>
    <w:rsid w:val="7428BBB5"/>
    <w:rsid w:val="744B7978"/>
    <w:rsid w:val="7474C9AF"/>
    <w:rsid w:val="747D3A82"/>
    <w:rsid w:val="74826E67"/>
    <w:rsid w:val="748286FF"/>
    <w:rsid w:val="7498E17A"/>
    <w:rsid w:val="74B4EEEC"/>
    <w:rsid w:val="74C10A91"/>
    <w:rsid w:val="74F9070D"/>
    <w:rsid w:val="7520A501"/>
    <w:rsid w:val="752BA3D5"/>
    <w:rsid w:val="7557B6CD"/>
    <w:rsid w:val="755A5957"/>
    <w:rsid w:val="7567C0C5"/>
    <w:rsid w:val="758DC3AF"/>
    <w:rsid w:val="759A07B0"/>
    <w:rsid w:val="7613EED1"/>
    <w:rsid w:val="76A55955"/>
    <w:rsid w:val="76D104B4"/>
    <w:rsid w:val="76DBDB58"/>
    <w:rsid w:val="76DFB10B"/>
    <w:rsid w:val="76EC76AC"/>
    <w:rsid w:val="7726C0D9"/>
    <w:rsid w:val="77489CC1"/>
    <w:rsid w:val="775580CC"/>
    <w:rsid w:val="7755CC9F"/>
    <w:rsid w:val="777B1F77"/>
    <w:rsid w:val="77ADF514"/>
    <w:rsid w:val="77D31F36"/>
    <w:rsid w:val="77D774C9"/>
    <w:rsid w:val="7815C276"/>
    <w:rsid w:val="78181CCC"/>
    <w:rsid w:val="782CDCA0"/>
    <w:rsid w:val="7863C90E"/>
    <w:rsid w:val="78AF1805"/>
    <w:rsid w:val="78B792FC"/>
    <w:rsid w:val="78C42182"/>
    <w:rsid w:val="78C80537"/>
    <w:rsid w:val="78CBE43C"/>
    <w:rsid w:val="78D1254E"/>
    <w:rsid w:val="78EF4369"/>
    <w:rsid w:val="78F3DDFC"/>
    <w:rsid w:val="79031C22"/>
    <w:rsid w:val="795B6B95"/>
    <w:rsid w:val="79AF69B1"/>
    <w:rsid w:val="79BC0D06"/>
    <w:rsid w:val="79D5AF86"/>
    <w:rsid w:val="79F6B23F"/>
    <w:rsid w:val="7A01B3C1"/>
    <w:rsid w:val="7A0B2830"/>
    <w:rsid w:val="7A246319"/>
    <w:rsid w:val="7A7AD4BE"/>
    <w:rsid w:val="7AA98909"/>
    <w:rsid w:val="7AF2D6B8"/>
    <w:rsid w:val="7B3B58ED"/>
    <w:rsid w:val="7B9459D2"/>
    <w:rsid w:val="7BBF7407"/>
    <w:rsid w:val="7C094841"/>
    <w:rsid w:val="7C15FD85"/>
    <w:rsid w:val="7C4B2552"/>
    <w:rsid w:val="7C55BFDB"/>
    <w:rsid w:val="7C690BC6"/>
    <w:rsid w:val="7C71898B"/>
    <w:rsid w:val="7C7D1779"/>
    <w:rsid w:val="7CA91DAF"/>
    <w:rsid w:val="7CBCE7C8"/>
    <w:rsid w:val="7CBFA829"/>
    <w:rsid w:val="7CF29CDC"/>
    <w:rsid w:val="7D738EA3"/>
    <w:rsid w:val="7D83F4BE"/>
    <w:rsid w:val="7DE28007"/>
    <w:rsid w:val="7E421ED3"/>
    <w:rsid w:val="7E4A071D"/>
    <w:rsid w:val="7E60110F"/>
    <w:rsid w:val="7E6740B8"/>
    <w:rsid w:val="7E6B7226"/>
    <w:rsid w:val="7E8F0AB2"/>
    <w:rsid w:val="7EBA7D3F"/>
    <w:rsid w:val="7EE93BC0"/>
    <w:rsid w:val="7EFBD8C4"/>
    <w:rsid w:val="7F25CBDD"/>
    <w:rsid w:val="7F71BA61"/>
    <w:rsid w:val="7FF80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1C74"/>
  <w15:chartTrackingRefBased/>
  <w15:docId w15:val="{82DC1437-8F1E-41BD-8F4C-AA36D6939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5C4"/>
    <w:pPr>
      <w:keepNext/>
      <w:keepLines/>
      <w:spacing w:before="240" w:after="0"/>
      <w:jc w:val="center"/>
      <w:outlineLvl w:val="0"/>
    </w:pPr>
    <w:rPr>
      <w:rFonts w:ascii="Times New Roman" w:eastAsiaTheme="majorEastAsia" w:hAnsi="Times New Roman" w:cs="Times New Roman"/>
      <w:b/>
      <w:color w:val="000000" w:themeColor="text1"/>
      <w:sz w:val="32"/>
      <w:szCs w:val="32"/>
    </w:rPr>
  </w:style>
  <w:style w:type="paragraph" w:styleId="Heading2">
    <w:name w:val="heading 2"/>
    <w:basedOn w:val="ListParagraph"/>
    <w:next w:val="Normal"/>
    <w:link w:val="Heading2Char"/>
    <w:uiPriority w:val="9"/>
    <w:unhideWhenUsed/>
    <w:qFormat/>
    <w:rsid w:val="00A74A54"/>
    <w:pPr>
      <w:numPr>
        <w:ilvl w:val="1"/>
        <w:numId w:val="24"/>
      </w:numPr>
      <w:outlineLvl w:val="1"/>
    </w:pPr>
    <w:rPr>
      <w:rFonts w:ascii="Times New Roman" w:hAnsi="Times New Roman" w:cs="Times New Roman"/>
      <w:b/>
      <w:bCs/>
      <w:sz w:val="28"/>
      <w:szCs w:val="28"/>
    </w:rPr>
  </w:style>
  <w:style w:type="paragraph" w:styleId="Heading3">
    <w:name w:val="heading 3"/>
    <w:basedOn w:val="ListParagraph"/>
    <w:next w:val="Normal"/>
    <w:link w:val="Heading3Char"/>
    <w:uiPriority w:val="9"/>
    <w:unhideWhenUsed/>
    <w:qFormat/>
    <w:rsid w:val="002332B9"/>
    <w:pPr>
      <w:numPr>
        <w:ilvl w:val="2"/>
        <w:numId w:val="24"/>
      </w:numPr>
      <w:outlineLvl w:val="2"/>
    </w:pPr>
    <w:rPr>
      <w:rFonts w:ascii="Times New Roman" w:hAnsi="Times New Roman" w:cs="Times New Roman"/>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5D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D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02D72"/>
    <w:rPr>
      <w:color w:val="467886" w:themeColor="hyperlink"/>
      <w:u w:val="single"/>
    </w:rPr>
  </w:style>
  <w:style w:type="character" w:styleId="UnresolvedMention">
    <w:name w:val="Unresolved Mention"/>
    <w:basedOn w:val="DefaultParagraphFont"/>
    <w:uiPriority w:val="99"/>
    <w:semiHidden/>
    <w:unhideWhenUsed/>
    <w:rsid w:val="00602D72"/>
    <w:rPr>
      <w:color w:val="605E5C"/>
      <w:shd w:val="clear" w:color="auto" w:fill="E1DFDD"/>
    </w:rPr>
  </w:style>
  <w:style w:type="paragraph" w:styleId="ListParagraph">
    <w:name w:val="List Paragraph"/>
    <w:basedOn w:val="Normal"/>
    <w:uiPriority w:val="34"/>
    <w:qFormat/>
    <w:rsid w:val="004F4282"/>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4235C4"/>
    <w:rPr>
      <w:rFonts w:ascii="Times New Roman" w:eastAsiaTheme="majorEastAsia" w:hAnsi="Times New Roman" w:cs="Times New Roman"/>
      <w:b/>
      <w:color w:val="000000" w:themeColor="text1"/>
      <w:sz w:val="32"/>
      <w:szCs w:val="32"/>
    </w:rPr>
  </w:style>
  <w:style w:type="paragraph" w:styleId="TOCHeading">
    <w:name w:val="TOC Heading"/>
    <w:basedOn w:val="Heading1"/>
    <w:next w:val="Normal"/>
    <w:uiPriority w:val="39"/>
    <w:unhideWhenUsed/>
    <w:qFormat/>
    <w:rsid w:val="002D09C1"/>
    <w:pPr>
      <w:spacing w:line="259" w:lineRule="auto"/>
      <w:outlineLvl w:val="9"/>
    </w:pPr>
    <w:rPr>
      <w:lang w:eastAsia="en-US"/>
    </w:rPr>
  </w:style>
  <w:style w:type="paragraph" w:styleId="TOC1">
    <w:name w:val="toc 1"/>
    <w:basedOn w:val="Normal"/>
    <w:next w:val="Normal"/>
    <w:autoRedefine/>
    <w:uiPriority w:val="39"/>
    <w:unhideWhenUsed/>
    <w:rsid w:val="005114A2"/>
    <w:pPr>
      <w:spacing w:after="100"/>
    </w:pPr>
  </w:style>
  <w:style w:type="character" w:customStyle="1" w:styleId="Heading2Char">
    <w:name w:val="Heading 2 Char"/>
    <w:basedOn w:val="DefaultParagraphFont"/>
    <w:link w:val="Heading2"/>
    <w:uiPriority w:val="9"/>
    <w:rsid w:val="00A74A54"/>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2332B9"/>
    <w:rPr>
      <w:rFonts w:ascii="Times New Roman" w:hAnsi="Times New Roman" w:cs="Times New Roman"/>
      <w:sz w:val="28"/>
      <w:szCs w:val="28"/>
      <w:u w:val="single"/>
    </w:rPr>
  </w:style>
  <w:style w:type="paragraph" w:styleId="TOC2">
    <w:name w:val="toc 2"/>
    <w:basedOn w:val="Normal"/>
    <w:next w:val="Normal"/>
    <w:autoRedefine/>
    <w:uiPriority w:val="39"/>
    <w:unhideWhenUsed/>
    <w:rsid w:val="005978CF"/>
    <w:pPr>
      <w:spacing w:after="100"/>
      <w:ind w:left="240"/>
    </w:pPr>
  </w:style>
  <w:style w:type="paragraph" w:styleId="TOC3">
    <w:name w:val="toc 3"/>
    <w:basedOn w:val="Normal"/>
    <w:next w:val="Normal"/>
    <w:autoRedefine/>
    <w:uiPriority w:val="39"/>
    <w:unhideWhenUsed/>
    <w:rsid w:val="005978CF"/>
    <w:pPr>
      <w:spacing w:after="100"/>
      <w:ind w:left="480"/>
    </w:pPr>
  </w:style>
  <w:style w:type="paragraph" w:styleId="BalloonText">
    <w:name w:val="Balloon Text"/>
    <w:basedOn w:val="Normal"/>
    <w:link w:val="BalloonTextChar"/>
    <w:uiPriority w:val="99"/>
    <w:semiHidden/>
    <w:unhideWhenUsed/>
    <w:rsid w:val="00700E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0E4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00E47"/>
    <w:rPr>
      <w:b/>
      <w:bCs/>
    </w:rPr>
  </w:style>
  <w:style w:type="character" w:customStyle="1" w:styleId="CommentSubjectChar">
    <w:name w:val="Comment Subject Char"/>
    <w:basedOn w:val="CommentTextChar"/>
    <w:link w:val="CommentSubject"/>
    <w:uiPriority w:val="99"/>
    <w:semiHidden/>
    <w:rsid w:val="00700E47"/>
    <w:rPr>
      <w:b/>
      <w:bCs/>
      <w:sz w:val="20"/>
      <w:szCs w:val="20"/>
    </w:rPr>
  </w:style>
  <w:style w:type="paragraph" w:styleId="Revision">
    <w:name w:val="Revision"/>
    <w:hidden/>
    <w:uiPriority w:val="99"/>
    <w:semiHidden/>
    <w:rsid w:val="00553FFF"/>
    <w:pPr>
      <w:spacing w:after="0" w:line="240" w:lineRule="auto"/>
    </w:pPr>
  </w:style>
  <w:style w:type="paragraph" w:styleId="Caption">
    <w:name w:val="caption"/>
    <w:basedOn w:val="Normal"/>
    <w:next w:val="Normal"/>
    <w:uiPriority w:val="35"/>
    <w:unhideWhenUsed/>
    <w:qFormat/>
    <w:rsid w:val="00C35B1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950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dgalarus@mtech.edu"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image" Target="media/image19.png"/><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466A5025EC674DB5D67B0D7AE4D328" ma:contentTypeVersion="19" ma:contentTypeDescription="Create a new document." ma:contentTypeScope="" ma:versionID="8acb74c1c6ddf78f04b4c977bb783106">
  <xsd:schema xmlns:xsd="http://www.w3.org/2001/XMLSchema" xmlns:xs="http://www.w3.org/2001/XMLSchema" xmlns:p="http://schemas.microsoft.com/office/2006/metadata/properties" xmlns:ns3="c96a39d2-5979-4dd9-939c-a1565b423716" xmlns:ns4="8c16353b-7118-4bbf-a753-bb9377e0dce8" targetNamespace="http://schemas.microsoft.com/office/2006/metadata/properties" ma:root="true" ma:fieldsID="087a480c429cd3d49e2d83e1720ff0ee" ns3:_="" ns4:_="">
    <xsd:import namespace="c96a39d2-5979-4dd9-939c-a1565b423716"/>
    <xsd:import namespace="8c16353b-7118-4bbf-a753-bb9377e0dc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a39d2-5979-4dd9-939c-a1565b4237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6353b-7118-4bbf-a753-bb9377e0dce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96a39d2-5979-4dd9-939c-a1565b423716" xsi:nil="true"/>
  </documentManagement>
</p:properties>
</file>

<file path=customXml/itemProps1.xml><?xml version="1.0" encoding="utf-8"?>
<ds:datastoreItem xmlns:ds="http://schemas.openxmlformats.org/officeDocument/2006/customXml" ds:itemID="{BAD99117-5E86-49CB-8E53-BFD05E337A91}">
  <ds:schemaRefs>
    <ds:schemaRef ds:uri="http://schemas.openxmlformats.org/officeDocument/2006/bibliography"/>
  </ds:schemaRefs>
</ds:datastoreItem>
</file>

<file path=customXml/itemProps2.xml><?xml version="1.0" encoding="utf-8"?>
<ds:datastoreItem xmlns:ds="http://schemas.openxmlformats.org/officeDocument/2006/customXml" ds:itemID="{76872832-665E-40E1-8CA7-D87133A2D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a39d2-5979-4dd9-939c-a1565b423716"/>
    <ds:schemaRef ds:uri="8c16353b-7118-4bbf-a753-bb9377e0d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C423C-8295-40A7-A1E1-3F42DD43CA54}">
  <ds:schemaRefs>
    <ds:schemaRef ds:uri="http://schemas.microsoft.com/sharepoint/v3/contenttype/forms"/>
  </ds:schemaRefs>
</ds:datastoreItem>
</file>

<file path=customXml/itemProps4.xml><?xml version="1.0" encoding="utf-8"?>
<ds:datastoreItem xmlns:ds="http://schemas.openxmlformats.org/officeDocument/2006/customXml" ds:itemID="{7E6D527F-5507-40DD-BC27-8C74386E6EF7}">
  <ds:schemaRefs>
    <ds:schemaRef ds:uri="http://schemas.microsoft.com/office/2006/metadata/properties"/>
    <ds:schemaRef ds:uri="http://schemas.microsoft.com/office/infopath/2007/PartnerControls"/>
    <ds:schemaRef ds:uri="c96a39d2-5979-4dd9-939c-a1565b423716"/>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43</Pages>
  <Words>5047</Words>
  <Characters>29527</Characters>
  <Application>Microsoft Office Word</Application>
  <DocSecurity>0</DocSecurity>
  <Lines>1093</Lines>
  <Paragraphs>486</Paragraphs>
  <ScaleCrop>false</ScaleCrop>
  <Company/>
  <LinksUpToDate>false</LinksUpToDate>
  <CharactersWithSpaces>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Pride, Hayden</dc:creator>
  <cp:keywords/>
  <dc:description/>
  <cp:lastModifiedBy>Steilman, Nicholas</cp:lastModifiedBy>
  <cp:revision>4</cp:revision>
  <dcterms:created xsi:type="dcterms:W3CDTF">2025-12-02T21:24:00Z</dcterms:created>
  <dcterms:modified xsi:type="dcterms:W3CDTF">2025-12-02T21:30:00Z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e7ccb790-1963-43a6-854a-48306ca8447d</vt:lpwstr>
  </property>
  <property fmtid="{D5CDD505-2E9C-101B-9397-08002B2CF9AE}" pid="3" name="ContentTypeId">
    <vt:lpwstr>0x010100D8466A5025EC674DB5D67B0D7AE4D328</vt:lpwstr>
  </property>
</Properties>
</file>